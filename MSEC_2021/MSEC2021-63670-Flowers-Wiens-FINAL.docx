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A746F" w14:textId="51DD7D51" w:rsidR="006C4F94" w:rsidRDefault="00DB436A" w:rsidP="006C4F94">
      <w:pPr>
        <w:jc w:val="right"/>
        <w:rPr>
          <w:rFonts w:ascii="Arial,Bold" w:hAnsi="Arial,Bold" w:cs="Arial,Bold"/>
          <w:b/>
          <w:bCs/>
        </w:rPr>
      </w:pPr>
      <w:bookmarkStart w:id="0" w:name="PutDocumentNumberHere"/>
      <w:r>
        <w:rPr>
          <w:rFonts w:ascii="Verdana" w:hAnsi="Verdana"/>
        </w:rPr>
        <w:br/>
      </w:r>
      <w:bookmarkEnd w:id="0"/>
      <w:r w:rsidR="006C4F94">
        <w:rPr>
          <w:rFonts w:ascii="Arial,Bold" w:hAnsi="Arial,Bold" w:cs="Arial,Bold"/>
          <w:b/>
          <w:bCs/>
        </w:rPr>
        <w:t>Proceedings of the ASME 2021 16th International</w:t>
      </w:r>
    </w:p>
    <w:p w14:paraId="7AD18992" w14:textId="77777777" w:rsidR="006C4F94" w:rsidRDefault="006C4F94" w:rsidP="006C4F94">
      <w:pPr>
        <w:jc w:val="right"/>
        <w:rPr>
          <w:rFonts w:ascii="Arial,Bold" w:hAnsi="Arial,Bold" w:cs="Arial,Bold"/>
          <w:b/>
          <w:bCs/>
        </w:rPr>
      </w:pPr>
      <w:r>
        <w:rPr>
          <w:rFonts w:ascii="Arial,Bold" w:hAnsi="Arial,Bold" w:cs="Arial,Bold"/>
          <w:b/>
          <w:bCs/>
        </w:rPr>
        <w:t>Manufacturing Science and Engineering Conference</w:t>
      </w:r>
    </w:p>
    <w:p w14:paraId="539793E2" w14:textId="77777777" w:rsidR="006C4F94" w:rsidRDefault="006C4F94" w:rsidP="006C4F94">
      <w:pPr>
        <w:jc w:val="right"/>
        <w:rPr>
          <w:rFonts w:ascii="Arial,Bold" w:hAnsi="Arial,Bold" w:cs="Arial,Bold"/>
          <w:b/>
          <w:bCs/>
        </w:rPr>
      </w:pPr>
      <w:r>
        <w:rPr>
          <w:rFonts w:ascii="Arial,Bold" w:hAnsi="Arial,Bold" w:cs="Arial,Bold"/>
          <w:b/>
          <w:bCs/>
        </w:rPr>
        <w:t>MSEC2021</w:t>
      </w:r>
    </w:p>
    <w:p w14:paraId="79112A07" w14:textId="455407DE" w:rsidR="006C4F94" w:rsidRDefault="006C4F94" w:rsidP="006C4F94">
      <w:pPr>
        <w:jc w:val="right"/>
        <w:rPr>
          <w:rFonts w:ascii="Arial,Bold" w:hAnsi="Arial,Bold" w:cs="Arial,Bold"/>
          <w:b/>
          <w:bCs/>
        </w:rPr>
      </w:pPr>
      <w:r>
        <w:rPr>
          <w:rFonts w:ascii="Arial,Bold" w:hAnsi="Arial,Bold" w:cs="Arial,Bold"/>
          <w:b/>
          <w:bCs/>
        </w:rPr>
        <w:t>June 21-25, 202</w:t>
      </w:r>
      <w:r w:rsidR="009911DB">
        <w:rPr>
          <w:rFonts w:ascii="Arial,Bold" w:hAnsi="Arial,Bold" w:cs="Arial,Bold"/>
          <w:b/>
          <w:bCs/>
        </w:rPr>
        <w:t>1</w:t>
      </w:r>
      <w:r>
        <w:rPr>
          <w:rFonts w:ascii="Arial,Bold" w:hAnsi="Arial,Bold" w:cs="Arial,Bold"/>
          <w:b/>
          <w:bCs/>
        </w:rPr>
        <w:t>, Virtual, Online</w:t>
      </w:r>
    </w:p>
    <w:p w14:paraId="2C4BED77" w14:textId="77777777" w:rsidR="006C4F94" w:rsidRDefault="006C4F94" w:rsidP="006C4F94">
      <w:pPr>
        <w:jc w:val="right"/>
        <w:rPr>
          <w:rFonts w:ascii="Arial,Bold" w:hAnsi="Arial,Bold" w:cs="Arial,Bold"/>
          <w:b/>
          <w:bCs/>
          <w:sz w:val="36"/>
          <w:szCs w:val="36"/>
        </w:rPr>
      </w:pPr>
    </w:p>
    <w:p w14:paraId="22864216" w14:textId="353BD4C2" w:rsidR="006C4F94" w:rsidRPr="00460340" w:rsidRDefault="006C4F94" w:rsidP="006C4F94">
      <w:pPr>
        <w:jc w:val="right"/>
        <w:rPr>
          <w:rFonts w:ascii="Arial,Bold" w:hAnsi="Arial,Bold" w:cs="Arial,Bold"/>
          <w:b/>
          <w:bCs/>
        </w:rPr>
      </w:pPr>
      <w:r>
        <w:rPr>
          <w:rFonts w:ascii="Arial,Bold" w:hAnsi="Arial,Bold" w:cs="Arial,Bold"/>
          <w:b/>
          <w:bCs/>
          <w:sz w:val="36"/>
          <w:szCs w:val="36"/>
        </w:rPr>
        <w:t>MSEC2021-</w:t>
      </w:r>
      <w:r w:rsidR="000E39EA">
        <w:rPr>
          <w:rFonts w:ascii="Arial,Bold" w:hAnsi="Arial,Bold" w:cs="Arial,Bold"/>
          <w:b/>
          <w:bCs/>
          <w:sz w:val="36"/>
          <w:szCs w:val="36"/>
        </w:rPr>
        <w:t>63670</w:t>
      </w:r>
    </w:p>
    <w:p w14:paraId="0C9BEBF9" w14:textId="13A1FD11" w:rsidR="00517773" w:rsidRPr="0012344E" w:rsidRDefault="00517773" w:rsidP="006C4F94">
      <w:pPr>
        <w:jc w:val="right"/>
        <w:rPr>
          <w:szCs w:val="36"/>
        </w:rPr>
      </w:pPr>
    </w:p>
    <w:p w14:paraId="54B854EC" w14:textId="77777777" w:rsidR="00E20B4F" w:rsidRDefault="00E20B4F" w:rsidP="00517773">
      <w:pPr>
        <w:jc w:val="right"/>
      </w:pPr>
    </w:p>
    <w:p w14:paraId="3E9EB4AE" w14:textId="77777777" w:rsidR="008B61D2" w:rsidRPr="00A5037A" w:rsidRDefault="008B61D2" w:rsidP="00E20B4F">
      <w:pPr>
        <w:jc w:val="right"/>
        <w:rPr>
          <w:rFonts w:ascii="Arial" w:hAnsi="Arial" w:cs="Arial"/>
          <w:b/>
          <w:sz w:val="32"/>
          <w:szCs w:val="32"/>
        </w:rPr>
        <w:sectPr w:rsidR="008B61D2" w:rsidRPr="00A5037A">
          <w:footerReference w:type="default" r:id="rId11"/>
          <w:type w:val="continuous"/>
          <w:pgSz w:w="12240" w:h="15840"/>
          <w:pgMar w:top="720" w:right="720" w:bottom="1440" w:left="720" w:header="720" w:footer="720" w:gutter="0"/>
          <w:cols w:space="720"/>
        </w:sectPr>
      </w:pPr>
    </w:p>
    <w:p w14:paraId="698653F8" w14:textId="0E0D1E17" w:rsidR="008B61D2" w:rsidRPr="0012344E" w:rsidRDefault="00007EF2">
      <w:pPr>
        <w:pStyle w:val="Title"/>
        <w:rPr>
          <w:sz w:val="22"/>
          <w:szCs w:val="22"/>
        </w:rPr>
      </w:pPr>
      <w:r>
        <w:rPr>
          <w:sz w:val="22"/>
          <w:szCs w:val="22"/>
        </w:rPr>
        <w:t>Collaborative robot risk of passage among dynamic obstacles</w:t>
      </w:r>
    </w:p>
    <w:p w14:paraId="61504C59" w14:textId="77777777" w:rsidR="008B61D2" w:rsidRDefault="008B61D2"/>
    <w:p w14:paraId="608DEAD1" w14:textId="77777777" w:rsidR="008B61D2" w:rsidRDefault="008B61D2"/>
    <w:tbl>
      <w:tblPr>
        <w:tblW w:w="2418" w:type="pct"/>
        <w:jc w:val="center"/>
        <w:tblLook w:val="0000" w:firstRow="0" w:lastRow="0" w:firstColumn="0" w:lastColumn="0" w:noHBand="0" w:noVBand="0"/>
      </w:tblPr>
      <w:tblGrid>
        <w:gridCol w:w="2109"/>
        <w:gridCol w:w="2417"/>
      </w:tblGrid>
      <w:tr w:rsidR="00A9442D" w14:paraId="0BCBF730" w14:textId="77777777" w:rsidTr="00A9442D">
        <w:trPr>
          <w:trHeight w:val="1047"/>
          <w:jc w:val="center"/>
        </w:trPr>
        <w:tc>
          <w:tcPr>
            <w:tcW w:w="2330" w:type="pct"/>
          </w:tcPr>
          <w:p w14:paraId="3F7630C3" w14:textId="354A1B9E" w:rsidR="00A9442D" w:rsidRPr="007B2BF3" w:rsidRDefault="00A9442D">
            <w:pPr>
              <w:pStyle w:val="Author"/>
            </w:pPr>
            <w:bookmarkStart w:id="1" w:name="PutAuthorsHere"/>
            <w:r>
              <w:t xml:space="preserve">Jared </w:t>
            </w:r>
            <w:r w:rsidR="00936702">
              <w:t xml:space="preserve">T. </w:t>
            </w:r>
            <w:r>
              <w:t>Flowers</w:t>
            </w:r>
          </w:p>
          <w:p w14:paraId="343984B4" w14:textId="426BAC11" w:rsidR="00A9442D" w:rsidRDefault="00A9442D">
            <w:pPr>
              <w:pStyle w:val="Author"/>
              <w:rPr>
                <w:b w:val="0"/>
              </w:rPr>
            </w:pPr>
            <w:r>
              <w:rPr>
                <w:b w:val="0"/>
              </w:rPr>
              <w:t>University of Florida</w:t>
            </w:r>
          </w:p>
          <w:p w14:paraId="1DA4BB65" w14:textId="4AD9F792" w:rsidR="00A9442D" w:rsidRPr="007B2BF3" w:rsidRDefault="00A9442D" w:rsidP="007B2BF3">
            <w:pPr>
              <w:pStyle w:val="Affiliation"/>
            </w:pPr>
            <w:r>
              <w:t>Gainesville, FL</w:t>
            </w:r>
          </w:p>
        </w:tc>
        <w:tc>
          <w:tcPr>
            <w:tcW w:w="2670" w:type="pct"/>
          </w:tcPr>
          <w:p w14:paraId="53B5C88A" w14:textId="1C7392B6" w:rsidR="00A9442D" w:rsidRPr="007050B3" w:rsidRDefault="00A9442D" w:rsidP="007B2BF3">
            <w:pPr>
              <w:pStyle w:val="Author"/>
            </w:pPr>
            <w:r>
              <w:t xml:space="preserve">Gloria </w:t>
            </w:r>
            <w:r w:rsidR="00936702">
              <w:t xml:space="preserve">J. </w:t>
            </w:r>
            <w:r>
              <w:t>Wiens</w:t>
            </w:r>
            <w:r w:rsidR="00FF3891">
              <w:rPr>
                <w:rStyle w:val="FootnoteReference"/>
              </w:rPr>
              <w:footnoteReference w:id="2"/>
            </w:r>
          </w:p>
          <w:p w14:paraId="7FDB2E78" w14:textId="1D0CB8EC" w:rsidR="00A9442D" w:rsidRDefault="00A9442D" w:rsidP="007B2BF3">
            <w:pPr>
              <w:pStyle w:val="Author"/>
              <w:rPr>
                <w:b w:val="0"/>
              </w:rPr>
            </w:pPr>
            <w:r>
              <w:rPr>
                <w:b w:val="0"/>
              </w:rPr>
              <w:t>University of Florida</w:t>
            </w:r>
          </w:p>
          <w:p w14:paraId="1692B7B8" w14:textId="2CBCD50C" w:rsidR="00A9442D" w:rsidRPr="007B2BF3" w:rsidRDefault="00A9442D" w:rsidP="007B2BF3">
            <w:pPr>
              <w:pStyle w:val="Author"/>
              <w:rPr>
                <w:b w:val="0"/>
              </w:rPr>
            </w:pPr>
            <w:r>
              <w:rPr>
                <w:b w:val="0"/>
              </w:rPr>
              <w:t>Gainesville, FL</w:t>
            </w:r>
          </w:p>
        </w:tc>
      </w:tr>
      <w:bookmarkEnd w:id="1"/>
    </w:tbl>
    <w:p w14:paraId="1B5A0218" w14:textId="3555D53F" w:rsidR="008B61D2" w:rsidRDefault="008B61D2">
      <w:pPr>
        <w:sectPr w:rsidR="008B61D2" w:rsidSect="00A5037A">
          <w:type w:val="continuous"/>
          <w:pgSz w:w="12240" w:h="15840"/>
          <w:pgMar w:top="720" w:right="1440" w:bottom="720" w:left="1440" w:header="720" w:footer="720" w:gutter="0"/>
          <w:cols w:space="720"/>
        </w:sectPr>
      </w:pPr>
    </w:p>
    <w:p w14:paraId="670F1BD9" w14:textId="77777777" w:rsidR="008B61D2" w:rsidRPr="0012344E" w:rsidRDefault="008B61D2">
      <w:pPr>
        <w:pStyle w:val="AbstractClauseTitle"/>
      </w:pPr>
      <w:r w:rsidRPr="0012344E">
        <w:t>Abstract</w:t>
      </w:r>
    </w:p>
    <w:p w14:paraId="49AC3876" w14:textId="164719FC" w:rsidR="003E27FF" w:rsidRPr="0012344E" w:rsidRDefault="006C707F" w:rsidP="000552C1">
      <w:pPr>
        <w:pStyle w:val="BodyTextIndent"/>
        <w:rPr>
          <w:i/>
        </w:rPr>
      </w:pPr>
      <w:r w:rsidRPr="006C707F">
        <w:rPr>
          <w:i/>
        </w:rPr>
        <w:t xml:space="preserve">Industry 4.0 projects ubiquitous collaborative robots in smart factories of the future, </w:t>
      </w:r>
      <w:r w:rsidRPr="002761EE">
        <w:rPr>
          <w:i/>
        </w:rPr>
        <w:t>particular</w:t>
      </w:r>
      <w:r w:rsidR="003830B6" w:rsidRPr="002761EE">
        <w:rPr>
          <w:i/>
        </w:rPr>
        <w:t>ly in</w:t>
      </w:r>
      <w:r w:rsidRPr="006C707F">
        <w:rPr>
          <w:i/>
        </w:rPr>
        <w:t xml:space="preserve"> assembly and material handling. To ensure efficient and safe human-robot collaborative interactions, this paper presents a novel algorithm for estimating Risk of Passage (ROP) a robot incurs by passing between dynamic obstacles (humans, moving equipment, etc.).  This paper posits that robot trajectory durations will be shorter and safer if the robot can react proactively to predicted </w:t>
      </w:r>
      <w:r w:rsidR="00393F96" w:rsidRPr="00393F96">
        <w:rPr>
          <w:i/>
        </w:rPr>
        <w:t xml:space="preserve">collision </w:t>
      </w:r>
      <w:r w:rsidRPr="006C707F">
        <w:rPr>
          <w:i/>
        </w:rPr>
        <w:t>between a robot and human worker</w:t>
      </w:r>
      <w:r w:rsidR="00393F96" w:rsidRPr="00393F96">
        <w:t xml:space="preserve"> </w:t>
      </w:r>
      <w:r w:rsidR="00393F96" w:rsidRPr="00393F96">
        <w:rPr>
          <w:i/>
        </w:rPr>
        <w:t>before it occurs</w:t>
      </w:r>
      <w:r w:rsidRPr="006C707F">
        <w:rPr>
          <w:i/>
        </w:rPr>
        <w:t xml:space="preserve">, compared to reacting when it is imminent.  I.e., if the risk that obstacles may prohibit robot passage at a future time in the robot’s trajectory is greater than a user defined risk limit, then an Obstacle Pair Volume (OPV), encompassing the obstacles at that time, is added to the planning scene.  Results found from </w:t>
      </w:r>
      <w:r w:rsidRPr="00F21AAF">
        <w:rPr>
          <w:i/>
        </w:rPr>
        <w:t xml:space="preserve">simulation show that an ROP algorithm can be trained in ~120 workcell cycles.  Further, it is demonstrated that when a trained ROP algorithm introduces an OPV, trajectory durations are shorter compared to those avoiding obstacles without the introduction of an OPV.  </w:t>
      </w:r>
      <w:r w:rsidR="00AE523B" w:rsidRPr="00F21AAF">
        <w:rPr>
          <w:i/>
        </w:rPr>
        <w:t>The</w:t>
      </w:r>
      <w:r w:rsidRPr="00F21AAF">
        <w:rPr>
          <w:i/>
        </w:rPr>
        <w:t xml:space="preserve"> use of ROP estimation with addition of OPV allows workcells to operate </w:t>
      </w:r>
      <w:r w:rsidR="00AE523B" w:rsidRPr="00FC575B">
        <w:rPr>
          <w:i/>
        </w:rPr>
        <w:t>proactively</w:t>
      </w:r>
      <w:r w:rsidR="00AE523B" w:rsidRPr="00F21AAF">
        <w:rPr>
          <w:i/>
        </w:rPr>
        <w:t xml:space="preserve"> </w:t>
      </w:r>
      <w:r w:rsidR="00AE523B" w:rsidRPr="00FC575B">
        <w:rPr>
          <w:i/>
        </w:rPr>
        <w:t>smoother</w:t>
      </w:r>
      <w:r w:rsidR="00AE523B" w:rsidRPr="00F21AAF">
        <w:rPr>
          <w:i/>
        </w:rPr>
        <w:t xml:space="preserve"> </w:t>
      </w:r>
      <w:r w:rsidRPr="00F21AAF">
        <w:rPr>
          <w:i/>
        </w:rPr>
        <w:t>with</w:t>
      </w:r>
      <w:r w:rsidRPr="006C707F">
        <w:rPr>
          <w:i/>
        </w:rPr>
        <w:t xml:space="preserve"> shorter cycle times in the presence of unforeseen obstacles</w:t>
      </w:r>
      <w:r w:rsidR="00101984">
        <w:rPr>
          <w:i/>
        </w:rPr>
        <w:t>.</w:t>
      </w:r>
      <w:r w:rsidR="00BA66DD">
        <w:rPr>
          <w:i/>
        </w:rPr>
        <w:t xml:space="preserve"> </w:t>
      </w:r>
    </w:p>
    <w:p w14:paraId="6EFEDE88" w14:textId="3AB7DE54" w:rsidR="00D02522" w:rsidRPr="005E134D" w:rsidRDefault="00390A3A" w:rsidP="005E134D">
      <w:pPr>
        <w:pStyle w:val="BodyTextIndent"/>
        <w:rPr>
          <w:i/>
        </w:rPr>
      </w:pPr>
      <w:r w:rsidRPr="0012344E">
        <w:t xml:space="preserve">Keywords: </w:t>
      </w:r>
      <w:r w:rsidR="00816AA7" w:rsidRPr="00816AA7">
        <w:t>human-robot collaboration, adaptive control, augmented intelligence, machine learning, smart factory, industry 4.0</w:t>
      </w:r>
    </w:p>
    <w:p w14:paraId="42ABF52D" w14:textId="5BB772E8" w:rsidR="00390A3A" w:rsidRPr="0012344E" w:rsidRDefault="00390A3A" w:rsidP="00390A3A">
      <w:pPr>
        <w:pStyle w:val="NomenclatureClauseTitle"/>
      </w:pPr>
      <w:r w:rsidRPr="0012344E">
        <w:t>Nomenclature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Look w:val="04A0" w:firstRow="1" w:lastRow="0" w:firstColumn="1" w:lastColumn="0" w:noHBand="0" w:noVBand="1"/>
      </w:tblPr>
      <w:tblGrid>
        <w:gridCol w:w="1171"/>
        <w:gridCol w:w="3949"/>
      </w:tblGrid>
      <w:tr w:rsidR="00EC6BC1" w14:paraId="4257CBDB" w14:textId="77777777" w:rsidTr="007050B3">
        <w:tc>
          <w:tcPr>
            <w:tcW w:w="1171" w:type="dxa"/>
            <w:tcMar>
              <w:right w:w="58" w:type="dxa"/>
            </w:tcMar>
          </w:tcPr>
          <w:p w14:paraId="1F74D4C0" w14:textId="0C5EFBB6" w:rsidR="00EC6BC1" w:rsidRDefault="00DC69D6" w:rsidP="005E134D">
            <w:pPr>
              <w:pStyle w:val="BodyTextIndent"/>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min</m:t>
                        </m:r>
                      </m:e>
                      <m:lim>
                        <m:r>
                          <w:rPr>
                            <w:rFonts w:ascii="Cambria Math" w:hAnsi="Cambria Math"/>
                          </w:rPr>
                          <m:t>x∈S</m:t>
                        </m:r>
                      </m:lim>
                    </m:limLow>
                  </m:fName>
                  <m:e>
                    <m:r>
                      <w:rPr>
                        <w:rFonts w:ascii="Cambria Math" w:hAnsi="Cambria Math"/>
                      </w:rPr>
                      <m:t>f(x)</m:t>
                    </m:r>
                  </m:e>
                </m:func>
              </m:oMath>
            </m:oMathPara>
          </w:p>
        </w:tc>
        <w:tc>
          <w:tcPr>
            <w:tcW w:w="3949" w:type="dxa"/>
            <w:tcMar>
              <w:left w:w="58" w:type="dxa"/>
            </w:tcMar>
          </w:tcPr>
          <w:p w14:paraId="60128A7D" w14:textId="33440A6C" w:rsidR="00EC6BC1" w:rsidRDefault="0070004B" w:rsidP="005E134D">
            <w:pPr>
              <w:pStyle w:val="BodyTextIndent"/>
              <w:ind w:firstLine="0"/>
            </w:pPr>
            <w:r w:rsidRPr="002761EE">
              <w:t xml:space="preserve">returns the </w:t>
            </w:r>
            <w:r w:rsidR="00B970E0" w:rsidRPr="002761EE">
              <w:t xml:space="preserve">minimizer </w:t>
            </w:r>
            <m:oMath>
              <m:r>
                <w:rPr>
                  <w:rFonts w:ascii="Cambria Math" w:hAnsi="Cambria Math"/>
                </w:rPr>
                <m:t>x</m:t>
              </m:r>
            </m:oMath>
            <w:r w:rsidR="00B970E0" w:rsidRPr="002761EE">
              <w:t xml:space="preserve"> of the </w:t>
            </w:r>
            <w:r w:rsidRPr="002761EE">
              <w:t xml:space="preserve">function </w:t>
            </w:r>
            <m:oMath>
              <m:r>
                <w:rPr>
                  <w:rFonts w:ascii="Cambria Math" w:hAnsi="Cambria Math"/>
                </w:rPr>
                <m:t>f</m:t>
              </m:r>
            </m:oMath>
            <w:r w:rsidR="00DA339D">
              <w:t>. The mi</w:t>
            </w:r>
            <w:r w:rsidR="00DC1B5E">
              <w:t xml:space="preserve">nimizer </w:t>
            </w:r>
            <m:oMath>
              <m:r>
                <w:rPr>
                  <w:rFonts w:ascii="Cambria Math" w:hAnsi="Cambria Math"/>
                </w:rPr>
                <m:t xml:space="preserve">x </m:t>
              </m:r>
            </m:oMath>
            <w:r w:rsidR="00B970E0" w:rsidRPr="002761EE">
              <w:t>belongs to</w:t>
            </w:r>
            <w:r w:rsidRPr="002761EE">
              <w:t xml:space="preserve"> the set </w:t>
            </w:r>
            <m:oMath>
              <m:r>
                <w:rPr>
                  <w:rFonts w:ascii="Cambria Math" w:hAnsi="Cambria Math"/>
                </w:rPr>
                <m:t>S</m:t>
              </m:r>
            </m:oMath>
            <w:r w:rsidR="00FE43D5">
              <w:t>.</w:t>
            </w:r>
          </w:p>
        </w:tc>
      </w:tr>
      <w:tr w:rsidR="001C79BE" w14:paraId="7A5BCE72" w14:textId="77777777" w:rsidTr="007050B3">
        <w:tc>
          <w:tcPr>
            <w:tcW w:w="1171" w:type="dxa"/>
            <w:tcMar>
              <w:right w:w="58" w:type="dxa"/>
            </w:tcMar>
          </w:tcPr>
          <w:p w14:paraId="79A574DB" w14:textId="09C8ABE4" w:rsidR="001C79BE" w:rsidRDefault="00DC69D6" w:rsidP="005E134D">
            <w:pPr>
              <w:pStyle w:val="BodyTextIndent"/>
              <w:ind w:firstLine="0"/>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Ois</m:t>
                    </m:r>
                  </m:sub>
                </m:sSub>
              </m:oMath>
            </m:oMathPara>
          </w:p>
        </w:tc>
        <w:tc>
          <w:tcPr>
            <w:tcW w:w="3949" w:type="dxa"/>
            <w:tcMar>
              <w:left w:w="58" w:type="dxa"/>
            </w:tcMar>
          </w:tcPr>
          <w:p w14:paraId="5B80E19B" w14:textId="08C03110" w:rsidR="001C79BE" w:rsidRDefault="00E046D6" w:rsidP="005E134D">
            <w:pPr>
              <w:pStyle w:val="BodyTextIndent"/>
              <w:ind w:firstLine="0"/>
            </w:pPr>
            <w:r>
              <w:t>obstacle keypoint</w:t>
            </w:r>
            <w:r w:rsidR="00E512D9">
              <w:t xml:space="preserve"> </w:t>
            </w:r>
            <m:oMath>
              <m:r>
                <w:rPr>
                  <w:rFonts w:ascii="Cambria Math" w:hAnsi="Cambria Math"/>
                </w:rPr>
                <m:t>i</m:t>
              </m:r>
            </m:oMath>
            <w:r>
              <w:t xml:space="preserve">; </w:t>
            </w:r>
            <w:r w:rsidR="0031533C" w:rsidRPr="00453F3D">
              <w:t xml:space="preserve">cartesian coordinates for the actual location of the centroid of obstacle </w:t>
            </w:r>
            <m:oMath>
              <m:r>
                <w:rPr>
                  <w:rFonts w:ascii="Cambria Math" w:hAnsi="Cambria Math"/>
                </w:rPr>
                <m:t>i</m:t>
              </m:r>
            </m:oMath>
            <w:r w:rsidR="0031533C" w:rsidRPr="00453F3D">
              <w:t xml:space="preserve"> face</w:t>
            </w:r>
            <m:oMath>
              <m:r>
                <w:rPr>
                  <w:rFonts w:ascii="Cambria Math" w:hAnsi="Cambria Math"/>
                </w:rPr>
                <m:t xml:space="preserve"> s</m:t>
              </m:r>
            </m:oMath>
            <w:r w:rsidR="0031533C" w:rsidRPr="00453F3D">
              <w:t xml:space="preserve">, </w:t>
            </w:r>
            <m:oMath>
              <m:r>
                <w:rPr>
                  <w:rFonts w:ascii="Cambria Math" w:hAnsi="Cambria Math"/>
                </w:rPr>
                <m:t>i∈{1,2}</m:t>
              </m:r>
            </m:oMath>
            <w:r w:rsidR="0031533C" w:rsidRPr="00453F3D">
              <w:t xml:space="preserve">, </w:t>
            </w:r>
            <m:oMath>
              <m:r>
                <w:rPr>
                  <w:rFonts w:ascii="Cambria Math" w:hAnsi="Cambria Math"/>
                </w:rPr>
                <m:t>s∈</m:t>
              </m:r>
              <m:d>
                <m:dPr>
                  <m:begChr m:val="{"/>
                  <m:endChr m:val="}"/>
                  <m:ctrlPr>
                    <w:rPr>
                      <w:rFonts w:ascii="Cambria Math" w:hAnsi="Cambria Math"/>
                      <w:i/>
                    </w:rPr>
                  </m:ctrlPr>
                </m:dPr>
                <m:e>
                  <m:r>
                    <w:rPr>
                      <w:rFonts w:ascii="Cambria Math" w:hAnsi="Cambria Math"/>
                    </w:rPr>
                    <m:t>n,f</m:t>
                  </m:r>
                </m:e>
              </m:d>
              <m:r>
                <w:rPr>
                  <w:rFonts w:ascii="Cambria Math" w:hAnsi="Cambria Math"/>
                </w:rPr>
                <m:t>,</m:t>
              </m:r>
            </m:oMath>
            <w:r w:rsidR="0031533C" w:rsidRPr="00453F3D">
              <w:t xml:space="preserve"> </w:t>
            </w:r>
            <m:oMath>
              <m:r>
                <w:rPr>
                  <w:rFonts w:ascii="Cambria Math" w:hAnsi="Cambria Math"/>
                </w:rPr>
                <m:t>n</m:t>
              </m:r>
            </m:oMath>
            <w:r w:rsidR="0031533C" w:rsidRPr="00453F3D">
              <w:t xml:space="preserve"> for nearest to origin </w:t>
            </w:r>
            <w:r w:rsidR="0031533C">
              <w:t>or</w:t>
            </w:r>
            <w:r w:rsidR="0031533C" w:rsidRPr="00453F3D">
              <w:t xml:space="preserve"> </w:t>
            </w:r>
            <m:oMath>
              <m:r>
                <w:rPr>
                  <w:rFonts w:ascii="Cambria Math" w:hAnsi="Cambria Math"/>
                </w:rPr>
                <m:t>f</m:t>
              </m:r>
            </m:oMath>
            <w:r w:rsidR="0031533C" w:rsidRPr="00453F3D">
              <w:t xml:space="preserve"> for farthest from origin</w:t>
            </w:r>
          </w:p>
        </w:tc>
      </w:tr>
      <w:tr w:rsidR="00DE597B" w14:paraId="1FF3D915" w14:textId="77777777" w:rsidTr="007050B3">
        <w:tc>
          <w:tcPr>
            <w:tcW w:w="1171" w:type="dxa"/>
            <w:tcMar>
              <w:right w:w="58" w:type="dxa"/>
            </w:tcMar>
          </w:tcPr>
          <w:p w14:paraId="3E444A65" w14:textId="31557E9F" w:rsidR="00DE597B" w:rsidRDefault="00DC69D6" w:rsidP="006E4F16">
            <w:pPr>
              <w:pStyle w:val="BodyTextIndent"/>
              <w:ind w:firstLine="0"/>
              <w:rPr>
                <w:sz w:val="18"/>
                <w:szCs w:val="18"/>
              </w:rPr>
            </w:pPr>
            <m:oMathPara>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12s</m:t>
                    </m:r>
                  </m:sub>
                </m:sSub>
              </m:oMath>
            </m:oMathPara>
          </w:p>
        </w:tc>
        <w:tc>
          <w:tcPr>
            <w:tcW w:w="3949" w:type="dxa"/>
            <w:tcMar>
              <w:left w:w="58" w:type="dxa"/>
            </w:tcMar>
          </w:tcPr>
          <w:p w14:paraId="5CE6DE87" w14:textId="675E4C6C" w:rsidR="00DE597B" w:rsidRDefault="003B4C92" w:rsidP="006E4F16">
            <w:pPr>
              <w:pStyle w:val="BodyTextIndent"/>
              <w:ind w:firstLine="0"/>
            </w:pPr>
            <w:r w:rsidRPr="00453F3D">
              <w:t xml:space="preserve">vector between </w:t>
            </w:r>
            <m:oMath>
              <m:sSub>
                <m:sSubPr>
                  <m:ctrlPr>
                    <w:rPr>
                      <w:rFonts w:ascii="Cambria Math" w:hAnsi="Cambria Math" w:cs="Arial"/>
                      <w:i/>
                    </w:rPr>
                  </m:ctrlPr>
                </m:sSubPr>
                <m:e>
                  <m:r>
                    <w:rPr>
                      <w:rFonts w:ascii="Cambria Math" w:hAnsi="Cambria Math" w:cs="Arial"/>
                    </w:rPr>
                    <m:t>c</m:t>
                  </m:r>
                </m:e>
                <m:sub>
                  <m:r>
                    <w:rPr>
                      <w:rFonts w:ascii="Cambria Math" w:hAnsi="Cambria Math" w:cs="Arial"/>
                    </w:rPr>
                    <m:t>O1s</m:t>
                  </m:r>
                </m:sub>
              </m:sSub>
            </m:oMath>
            <w:r w:rsidRPr="00453F3D">
              <w:t xml:space="preserve"> and </w:t>
            </w:r>
            <m:oMath>
              <m:sSub>
                <m:sSubPr>
                  <m:ctrlPr>
                    <w:rPr>
                      <w:rFonts w:ascii="Cambria Math" w:hAnsi="Cambria Math" w:cs="Arial"/>
                      <w:i/>
                    </w:rPr>
                  </m:ctrlPr>
                </m:sSubPr>
                <m:e>
                  <m:r>
                    <w:rPr>
                      <w:rFonts w:ascii="Cambria Math" w:hAnsi="Cambria Math" w:cs="Arial"/>
                    </w:rPr>
                    <m:t>c</m:t>
                  </m:r>
                </m:e>
                <m:sub>
                  <m:r>
                    <w:rPr>
                      <w:rFonts w:ascii="Cambria Math" w:hAnsi="Cambria Math" w:cs="Arial"/>
                    </w:rPr>
                    <m:t>O2s</m:t>
                  </m:r>
                </m:sub>
              </m:sSub>
            </m:oMath>
            <w:r w:rsidRPr="00453F3D">
              <w:t xml:space="preserve">, </w:t>
            </w:r>
            <m:oMath>
              <m:r>
                <w:rPr>
                  <w:rFonts w:ascii="Cambria Math" w:hAnsi="Cambria Math"/>
                </w:rPr>
                <m:t>s∈</m:t>
              </m:r>
              <m:d>
                <m:dPr>
                  <m:begChr m:val="{"/>
                  <m:endChr m:val="}"/>
                  <m:ctrlPr>
                    <w:rPr>
                      <w:rFonts w:ascii="Cambria Math" w:hAnsi="Cambria Math"/>
                      <w:i/>
                    </w:rPr>
                  </m:ctrlPr>
                </m:dPr>
                <m:e>
                  <m:r>
                    <w:rPr>
                      <w:rFonts w:ascii="Cambria Math" w:hAnsi="Cambria Math"/>
                    </w:rPr>
                    <m:t>n,f</m:t>
                  </m:r>
                </m:e>
              </m:d>
            </m:oMath>
          </w:p>
        </w:tc>
      </w:tr>
      <w:tr w:rsidR="00864B7B" w14:paraId="5B0D4787" w14:textId="77777777" w:rsidTr="007050B3">
        <w:tc>
          <w:tcPr>
            <w:tcW w:w="1171" w:type="dxa"/>
            <w:tcMar>
              <w:right w:w="58" w:type="dxa"/>
            </w:tcMar>
          </w:tcPr>
          <w:p w14:paraId="3D9E2871" w14:textId="277DF0D1" w:rsidR="00864B7B" w:rsidRDefault="00864B7B" w:rsidP="006E4F16">
            <w:pPr>
              <w:pStyle w:val="BodyTextIndent"/>
              <w:ind w:firstLine="0"/>
            </w:pPr>
            <m:oMathPara>
              <m:oMath>
                <m:r>
                  <w:rPr>
                    <w:rFonts w:ascii="Cambria Math" w:hAnsi="Cambria Math"/>
                  </w:rPr>
                  <m:t>k</m:t>
                </m:r>
              </m:oMath>
            </m:oMathPara>
          </w:p>
        </w:tc>
        <w:tc>
          <w:tcPr>
            <w:tcW w:w="3949" w:type="dxa"/>
            <w:tcMar>
              <w:left w:w="58" w:type="dxa"/>
            </w:tcMar>
          </w:tcPr>
          <w:p w14:paraId="7782413A" w14:textId="28DEBEA6" w:rsidR="00864B7B" w:rsidRPr="00453F3D" w:rsidRDefault="003A007F" w:rsidP="006E4F16">
            <w:pPr>
              <w:pStyle w:val="BodyTextIndent"/>
              <w:ind w:firstLine="0"/>
            </w:pPr>
            <w:r>
              <w:t>count of consecutive workcell cycles executing the current task</w:t>
            </w:r>
          </w:p>
        </w:tc>
      </w:tr>
      <w:tr w:rsidR="00C870AB" w14:paraId="754B70FC" w14:textId="77777777" w:rsidTr="007050B3">
        <w:tc>
          <w:tcPr>
            <w:tcW w:w="1171" w:type="dxa"/>
            <w:tcMar>
              <w:right w:w="58" w:type="dxa"/>
            </w:tcMar>
          </w:tcPr>
          <w:p w14:paraId="1027BE10" w14:textId="597467F7" w:rsidR="00C870AB" w:rsidRDefault="00DC69D6" w:rsidP="006E4F16">
            <w:pPr>
              <w:pStyle w:val="BodyTextIndent"/>
              <w:ind w:firstLine="0"/>
            </w:pPr>
            <m:oMathPara>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max</m:t>
                    </m:r>
                  </m:sub>
                </m:sSub>
              </m:oMath>
            </m:oMathPara>
          </w:p>
        </w:tc>
        <w:tc>
          <w:tcPr>
            <w:tcW w:w="3949" w:type="dxa"/>
            <w:tcMar>
              <w:left w:w="58" w:type="dxa"/>
            </w:tcMar>
          </w:tcPr>
          <w:p w14:paraId="5FB31C24" w14:textId="3EE2ABB4" w:rsidR="00C870AB" w:rsidRPr="00453F3D" w:rsidRDefault="00AA7786" w:rsidP="006E4F16">
            <w:pPr>
              <w:pStyle w:val="BodyTextIndent"/>
              <w:ind w:firstLine="0"/>
            </w:pPr>
            <w:r>
              <w:t>maximum length of the OPV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1</m:t>
                      </m:r>
                    </m:sub>
                  </m:sSub>
                </m:e>
              </m:d>
            </m:oMath>
            <w:r>
              <w:t xml:space="preserve"> or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2</m:t>
                      </m:r>
                    </m:sub>
                  </m:sSub>
                </m:e>
              </m:d>
            </m:oMath>
            <w:r>
              <w:t>) to consider</w:t>
            </w:r>
          </w:p>
        </w:tc>
      </w:tr>
      <w:tr w:rsidR="009C7C72" w14:paraId="62060F2B" w14:textId="77777777" w:rsidTr="007050B3">
        <w:tc>
          <w:tcPr>
            <w:tcW w:w="1171" w:type="dxa"/>
            <w:tcMar>
              <w:right w:w="58" w:type="dxa"/>
            </w:tcMar>
          </w:tcPr>
          <w:p w14:paraId="1012F3E5" w14:textId="277ACC8C" w:rsidR="009C7C72" w:rsidRDefault="009C7C72" w:rsidP="006E4F16">
            <w:pPr>
              <w:pStyle w:val="BodyTextIndent"/>
              <w:ind w:firstLine="0"/>
              <w:rPr>
                <w:sz w:val="18"/>
                <w:szCs w:val="18"/>
              </w:rPr>
            </w:pPr>
            <m:oMathPara>
              <m:oMath>
                <m:r>
                  <w:rPr>
                    <w:rFonts w:ascii="Cambria Math" w:hAnsi="Cambria Math"/>
                    <w:sz w:val="18"/>
                    <w:szCs w:val="18"/>
                  </w:rPr>
                  <m:t>m</m:t>
                </m:r>
              </m:oMath>
            </m:oMathPara>
          </w:p>
        </w:tc>
        <w:tc>
          <w:tcPr>
            <w:tcW w:w="3949" w:type="dxa"/>
            <w:tcMar>
              <w:left w:w="58" w:type="dxa"/>
            </w:tcMar>
          </w:tcPr>
          <w:p w14:paraId="42235F26" w14:textId="69AC4860" w:rsidR="009C7C72" w:rsidRPr="00453F3D" w:rsidRDefault="009C7C72" w:rsidP="006E4F16">
            <w:pPr>
              <w:pStyle w:val="BodyTextIndent"/>
              <w:ind w:firstLine="0"/>
            </w:pPr>
            <w:r>
              <w:t>count of workcell cycles when the OPV prevented passage for the current task</w:t>
            </w:r>
          </w:p>
        </w:tc>
      </w:tr>
      <w:tr w:rsidR="006E4F16" w14:paraId="743DE264" w14:textId="77777777" w:rsidTr="007050B3">
        <w:tc>
          <w:tcPr>
            <w:tcW w:w="1171" w:type="dxa"/>
            <w:tcMar>
              <w:right w:w="58" w:type="dxa"/>
            </w:tcMar>
          </w:tcPr>
          <w:p w14:paraId="69CC3BE9" w14:textId="76568103" w:rsidR="006E4F16" w:rsidRDefault="00DC69D6" w:rsidP="006E4F16">
            <w:pPr>
              <w:pStyle w:val="BodyTextIndent"/>
              <w:ind w:firstLine="0"/>
            </w:pPr>
            <m:oMathPara>
              <m:oMath>
                <m:func>
                  <m:funcPr>
                    <m:ctrlPr>
                      <w:rPr>
                        <w:rFonts w:ascii="Cambria Math" w:hAnsi="Cambria Math"/>
                        <w:i/>
                        <w:sz w:val="18"/>
                        <w:szCs w:val="18"/>
                      </w:rPr>
                    </m:ctrlPr>
                  </m:funcPr>
                  <m:fName>
                    <m:r>
                      <m:rPr>
                        <m:sty m:val="p"/>
                      </m:rPr>
                      <w:rPr>
                        <w:rFonts w:ascii="Cambria Math" w:hAnsi="Cambria Math"/>
                        <w:sz w:val="18"/>
                        <w:szCs w:val="18"/>
                      </w:rPr>
                      <m:t>min</m:t>
                    </m:r>
                  </m:fName>
                  <m:e>
                    <m:d>
                      <m:dPr>
                        <m:ctrlPr>
                          <w:rPr>
                            <w:rFonts w:ascii="Cambria Math" w:hAnsi="Cambria Math"/>
                            <w:i/>
                            <w:sz w:val="18"/>
                            <w:szCs w:val="18"/>
                          </w:rPr>
                        </m:ctrlPr>
                      </m:dPr>
                      <m:e>
                        <m:r>
                          <w:rPr>
                            <w:rFonts w:ascii="Cambria Math" w:hAnsi="Cambria Math"/>
                            <w:sz w:val="18"/>
                            <w:szCs w:val="18"/>
                          </w:rPr>
                          <m:t>a,b</m:t>
                        </m:r>
                      </m:e>
                    </m:d>
                  </m:e>
                </m:func>
              </m:oMath>
            </m:oMathPara>
          </w:p>
        </w:tc>
        <w:tc>
          <w:tcPr>
            <w:tcW w:w="3949" w:type="dxa"/>
            <w:tcMar>
              <w:left w:w="58" w:type="dxa"/>
            </w:tcMar>
          </w:tcPr>
          <w:p w14:paraId="5B234C95" w14:textId="7718C8C7" w:rsidR="006E4F16" w:rsidRDefault="006E4F16" w:rsidP="006E4F16">
            <w:pPr>
              <w:pStyle w:val="BodyTextIndent"/>
              <w:ind w:firstLine="0"/>
            </w:pPr>
            <w:r>
              <w:t xml:space="preserve">returns the minimum value between </w:t>
            </w:r>
            <w:r w:rsidR="00CD60C2">
              <w:t>a</w:t>
            </w:r>
            <w:r>
              <w:t xml:space="preserve"> and </w:t>
            </w:r>
            <w:r w:rsidR="00CD60C2">
              <w:t>b</w:t>
            </w:r>
          </w:p>
        </w:tc>
      </w:tr>
      <w:tr w:rsidR="006E4F16" w14:paraId="1282171E" w14:textId="77777777" w:rsidTr="007050B3">
        <w:tc>
          <w:tcPr>
            <w:tcW w:w="1171" w:type="dxa"/>
            <w:tcMar>
              <w:right w:w="58" w:type="dxa"/>
            </w:tcMar>
          </w:tcPr>
          <w:p w14:paraId="1C43A186" w14:textId="6E98E971" w:rsidR="006E4F16" w:rsidRDefault="00DC69D6" w:rsidP="006E4F16">
            <w:pPr>
              <w:pStyle w:val="BodyTextIndent"/>
              <w:ind w:firstLine="0"/>
            </w:pPr>
            <m:oMathPara>
              <m:oMath>
                <m:func>
                  <m:funcPr>
                    <m:ctrlPr>
                      <w:rPr>
                        <w:rFonts w:ascii="Cambria Math" w:hAnsi="Cambria Math"/>
                        <w:i/>
                        <w:sz w:val="18"/>
                        <w:szCs w:val="18"/>
                      </w:rPr>
                    </m:ctrlPr>
                  </m:funcPr>
                  <m:fName>
                    <m:r>
                      <m:rPr>
                        <m:sty m:val="p"/>
                      </m:rPr>
                      <w:rPr>
                        <w:rFonts w:ascii="Cambria Math" w:hAnsi="Cambria Math"/>
                        <w:sz w:val="18"/>
                        <w:szCs w:val="18"/>
                      </w:rPr>
                      <m:t>max</m:t>
                    </m:r>
                  </m:fName>
                  <m:e>
                    <m:d>
                      <m:dPr>
                        <m:ctrlPr>
                          <w:rPr>
                            <w:rFonts w:ascii="Cambria Math" w:hAnsi="Cambria Math"/>
                            <w:i/>
                            <w:sz w:val="18"/>
                            <w:szCs w:val="18"/>
                          </w:rPr>
                        </m:ctrlPr>
                      </m:dPr>
                      <m:e>
                        <m:r>
                          <w:rPr>
                            <w:rFonts w:ascii="Cambria Math" w:hAnsi="Cambria Math"/>
                            <w:sz w:val="18"/>
                            <w:szCs w:val="18"/>
                          </w:rPr>
                          <m:t>a,b</m:t>
                        </m:r>
                      </m:e>
                    </m:d>
                  </m:e>
                </m:func>
              </m:oMath>
            </m:oMathPara>
          </w:p>
        </w:tc>
        <w:tc>
          <w:tcPr>
            <w:tcW w:w="3949" w:type="dxa"/>
            <w:tcMar>
              <w:left w:w="58" w:type="dxa"/>
            </w:tcMar>
          </w:tcPr>
          <w:p w14:paraId="69984AFF" w14:textId="2A83993A" w:rsidR="006E4F16" w:rsidRDefault="006E4F16" w:rsidP="006E4F16">
            <w:pPr>
              <w:pStyle w:val="BodyTextIndent"/>
              <w:ind w:firstLine="0"/>
            </w:pPr>
            <w:r>
              <w:t xml:space="preserve">returns the maximum value between </w:t>
            </w:r>
            <w:r w:rsidR="00CD60C2">
              <w:t>a</w:t>
            </w:r>
            <w:r>
              <w:t xml:space="preserve"> and </w:t>
            </w:r>
            <w:r w:rsidR="00CD60C2">
              <w:t>b</w:t>
            </w:r>
          </w:p>
        </w:tc>
      </w:tr>
      <w:tr w:rsidR="00BA37E5" w14:paraId="2B52C838" w14:textId="77777777" w:rsidTr="007050B3">
        <w:tc>
          <w:tcPr>
            <w:tcW w:w="1171" w:type="dxa"/>
            <w:tcMar>
              <w:right w:w="58" w:type="dxa"/>
            </w:tcMar>
          </w:tcPr>
          <w:p w14:paraId="46A53CFA" w14:textId="5167F00B" w:rsidR="00BA37E5" w:rsidRDefault="00BA37E5" w:rsidP="006E4F16">
            <w:pPr>
              <w:pStyle w:val="BodyTextIndent"/>
              <w:ind w:firstLine="0"/>
              <w:rPr>
                <w:sz w:val="18"/>
                <w:szCs w:val="18"/>
              </w:rPr>
            </w:pPr>
            <m:oMathPara>
              <m:oMath>
                <m:r>
                  <w:rPr>
                    <w:rFonts w:ascii="Cambria Math" w:hAnsi="Cambria Math"/>
                    <w:sz w:val="18"/>
                    <w:szCs w:val="18"/>
                  </w:rPr>
                  <m:t>m</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x</m:t>
                    </m:r>
                  </m:sub>
                </m:sSub>
              </m:oMath>
            </m:oMathPara>
          </w:p>
        </w:tc>
        <w:tc>
          <w:tcPr>
            <w:tcW w:w="3949" w:type="dxa"/>
            <w:tcMar>
              <w:left w:w="58" w:type="dxa"/>
            </w:tcMar>
          </w:tcPr>
          <w:p w14:paraId="4C210F3F" w14:textId="6EBEFC5F" w:rsidR="00BA37E5" w:rsidRDefault="00AF2A65" w:rsidP="006E4F16">
            <w:pPr>
              <w:pStyle w:val="BodyTextIndent"/>
              <w:ind w:firstLine="0"/>
            </w:pPr>
            <w:r>
              <w:t>m</w:t>
            </w:r>
            <w:r w:rsidR="00BA37E5">
              <w:t>idpoint of vector x</w:t>
            </w:r>
          </w:p>
        </w:tc>
      </w:tr>
      <w:tr w:rsidR="00D45113" w14:paraId="7A570055" w14:textId="77777777" w:rsidTr="007050B3">
        <w:tc>
          <w:tcPr>
            <w:tcW w:w="1171" w:type="dxa"/>
            <w:tcMar>
              <w:right w:w="58" w:type="dxa"/>
            </w:tcMar>
          </w:tcPr>
          <w:p w14:paraId="2EEAB263" w14:textId="4AD5D556" w:rsidR="00D45113" w:rsidRDefault="00D45113" w:rsidP="006E4F16">
            <w:pPr>
              <w:pStyle w:val="BodyTextIndent"/>
              <w:ind w:firstLine="0"/>
              <w:rPr>
                <w:sz w:val="18"/>
                <w:szCs w:val="18"/>
              </w:rPr>
            </w:pPr>
            <m:oMathPara>
              <m:oMath>
                <m:r>
                  <w:rPr>
                    <w:rFonts w:ascii="Cambria Math" w:hAnsi="Cambria Math"/>
                    <w:sz w:val="18"/>
                    <w:szCs w:val="18"/>
                  </w:rPr>
                  <m:t>n</m:t>
                </m:r>
              </m:oMath>
            </m:oMathPara>
          </w:p>
        </w:tc>
        <w:tc>
          <w:tcPr>
            <w:tcW w:w="3949" w:type="dxa"/>
            <w:tcMar>
              <w:left w:w="58" w:type="dxa"/>
            </w:tcMar>
          </w:tcPr>
          <w:p w14:paraId="7CCA5CCC" w14:textId="08ED7B26" w:rsidR="00D45113" w:rsidRDefault="00D45113" w:rsidP="006E4F16">
            <w:pPr>
              <w:pStyle w:val="BodyTextIndent"/>
              <w:ind w:firstLine="0"/>
            </w:pPr>
            <w:r>
              <w:t>number of robot joints</w:t>
            </w:r>
          </w:p>
        </w:tc>
      </w:tr>
      <w:tr w:rsidR="00D45113" w14:paraId="4EA59C5F" w14:textId="77777777" w:rsidTr="007050B3">
        <w:tc>
          <w:tcPr>
            <w:tcW w:w="1171" w:type="dxa"/>
            <w:tcMar>
              <w:right w:w="58" w:type="dxa"/>
            </w:tcMar>
          </w:tcPr>
          <w:p w14:paraId="421ADC5D" w14:textId="0FADEAB8" w:rsidR="00D45113" w:rsidRPr="002761EE" w:rsidRDefault="00DC69D6" w:rsidP="006E4F16">
            <w:pPr>
              <w:pStyle w:val="BodyTextIndent"/>
              <w:ind w:firstLine="0"/>
              <w:rPr>
                <w:sz w:val="18"/>
                <w:szCs w:val="18"/>
              </w:rP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F</m:t>
                    </m:r>
                  </m:sup>
                  <m:e>
                    <m:sSub>
                      <m:sSubPr>
                        <m:ctrlPr>
                          <w:rPr>
                            <w:rFonts w:ascii="Cambria Math" w:hAnsi="Cambria Math"/>
                            <w:i/>
                          </w:rPr>
                        </m:ctrlPr>
                      </m:sSubPr>
                      <m:e>
                        <m:r>
                          <w:rPr>
                            <w:rFonts w:ascii="Cambria Math" w:hAnsi="Cambria Math"/>
                          </w:rPr>
                          <m:t>P</m:t>
                        </m:r>
                      </m:e>
                      <m:sub>
                        <m:r>
                          <w:rPr>
                            <w:rFonts w:ascii="Cambria Math" w:hAnsi="Cambria Math"/>
                          </w:rPr>
                          <m:t>ijk</m:t>
                        </m:r>
                      </m:sub>
                    </m:sSub>
                  </m:e>
                </m:sPre>
              </m:oMath>
            </m:oMathPara>
          </w:p>
        </w:tc>
        <w:tc>
          <w:tcPr>
            <w:tcW w:w="3949" w:type="dxa"/>
            <w:tcMar>
              <w:left w:w="58" w:type="dxa"/>
            </w:tcMar>
          </w:tcPr>
          <w:p w14:paraId="1B84BF25" w14:textId="33EB3EA8" w:rsidR="00D45113" w:rsidRPr="002761EE" w:rsidRDefault="00D45113" w:rsidP="006E4F16">
            <w:pPr>
              <w:pStyle w:val="BodyTextIndent"/>
              <w:ind w:firstLine="0"/>
            </w:pPr>
            <w:r w:rsidRPr="002761EE">
              <w:t xml:space="preserve">vertex of the Obstacle Pair Volume. </w:t>
            </w:r>
            <m:oMath>
              <m:r>
                <w:rPr>
                  <w:rFonts w:ascii="Cambria Math" w:hAnsi="Cambria Math"/>
                </w:rPr>
                <m:t>i∈</m:t>
              </m:r>
              <m:d>
                <m:dPr>
                  <m:begChr m:val="{"/>
                  <m:endChr m:val="}"/>
                  <m:ctrlPr>
                    <w:rPr>
                      <w:rFonts w:ascii="Cambria Math" w:hAnsi="Cambria Math"/>
                      <w:i/>
                    </w:rPr>
                  </m:ctrlPr>
                </m:dPr>
                <m:e>
                  <m:r>
                    <w:rPr>
                      <w:rFonts w:ascii="Cambria Math" w:hAnsi="Cambria Math"/>
                    </w:rPr>
                    <m:t>1,2</m:t>
                  </m:r>
                </m:e>
              </m:d>
              <m:r>
                <w:rPr>
                  <w:rFonts w:ascii="Cambria Math" w:hAnsi="Cambria Math"/>
                </w:rPr>
                <m:t xml:space="preserve"> </m:t>
              </m:r>
            </m:oMath>
            <w:r w:rsidRPr="002761EE">
              <w:t xml:space="preserve">for obstacle 1 or obstacle 2.  </w:t>
            </w:r>
            <m:oMath>
              <m:r>
                <w:rPr>
                  <w:rFonts w:ascii="Cambria Math" w:hAnsi="Cambria Math"/>
                </w:rPr>
                <m:t>j∈</m:t>
              </m:r>
              <m:d>
                <m:dPr>
                  <m:begChr m:val="{"/>
                  <m:endChr m:val="}"/>
                  <m:ctrlPr>
                    <w:rPr>
                      <w:rFonts w:ascii="Cambria Math" w:hAnsi="Cambria Math"/>
                      <w:i/>
                    </w:rPr>
                  </m:ctrlPr>
                </m:dPr>
                <m:e>
                  <m:r>
                    <w:rPr>
                      <w:rFonts w:ascii="Cambria Math" w:hAnsi="Cambria Math"/>
                    </w:rPr>
                    <m:t>n,f</m:t>
                  </m:r>
                </m:e>
              </m:d>
            </m:oMath>
            <w:r w:rsidRPr="002761EE">
              <w:t xml:space="preserve"> for near or far.  </w:t>
            </w:r>
            <m:oMath>
              <m:r>
                <w:rPr>
                  <w:rFonts w:ascii="Cambria Math" w:hAnsi="Cambria Math"/>
                </w:rPr>
                <m:t>k∈</m:t>
              </m:r>
              <m:d>
                <m:dPr>
                  <m:begChr m:val="{"/>
                  <m:endChr m:val="}"/>
                  <m:ctrlPr>
                    <w:rPr>
                      <w:rFonts w:ascii="Cambria Math" w:hAnsi="Cambria Math"/>
                      <w:i/>
                    </w:rPr>
                  </m:ctrlPr>
                </m:dPr>
                <m:e>
                  <m:r>
                    <w:rPr>
                      <w:rFonts w:ascii="Cambria Math" w:hAnsi="Cambria Math"/>
                    </w:rPr>
                    <m:t>1,2</m:t>
                  </m:r>
                </m:e>
              </m:d>
              <m:r>
                <w:rPr>
                  <w:rFonts w:ascii="Cambria Math" w:hAnsi="Cambria Math"/>
                </w:rPr>
                <m:t xml:space="preserve"> </m:t>
              </m:r>
            </m:oMath>
            <w:r w:rsidRPr="002761EE">
              <w:t>indicating which of the two points per obstacle face is considered</w:t>
            </w:r>
            <w:r w:rsidR="009106FC">
              <w:t>, and</w:t>
            </w:r>
            <w:r w:rsidR="00967C14" w:rsidRPr="002761EE">
              <w:t xml:space="preserve"> F indicates relative to the fixed reference frame.</w:t>
            </w:r>
          </w:p>
        </w:tc>
      </w:tr>
      <w:tr w:rsidR="00ED5CCF" w14:paraId="01FCD534" w14:textId="77777777" w:rsidTr="007050B3">
        <w:tc>
          <w:tcPr>
            <w:tcW w:w="1171" w:type="dxa"/>
            <w:tcMar>
              <w:right w:w="58" w:type="dxa"/>
            </w:tcMar>
          </w:tcPr>
          <w:p w14:paraId="17797B23" w14:textId="0DCC6AF9" w:rsidR="00ED5CCF" w:rsidRPr="002761EE" w:rsidRDefault="00DC69D6" w:rsidP="00ED5CCF">
            <w:pPr>
              <w:pStyle w:val="BodyTextIndent"/>
              <w:ind w:firstLine="0"/>
            </w:pPr>
            <m:oMathPara>
              <m:oMath>
                <m:sSub>
                  <m:sSubPr>
                    <m:ctrlPr>
                      <w:rPr>
                        <w:rFonts w:ascii="Cambria Math" w:hAnsi="Cambria Math" w:cs="Arial"/>
                        <w:i/>
                        <w:sz w:val="18"/>
                        <w:szCs w:val="18"/>
                      </w:rPr>
                    </m:ctrlPr>
                  </m:sSubPr>
                  <m:e>
                    <m:r>
                      <w:rPr>
                        <w:rFonts w:ascii="Cambria Math" w:hAnsi="Cambria Math" w:cs="Arial"/>
                        <w:sz w:val="18"/>
                        <w:szCs w:val="18"/>
                      </w:rPr>
                      <m:t>q</m:t>
                    </m:r>
                  </m:e>
                  <m:sub>
                    <m:r>
                      <w:rPr>
                        <w:rFonts w:ascii="Cambria Math" w:hAnsi="Cambria Math" w:cs="Arial"/>
                        <w:sz w:val="18"/>
                        <w:szCs w:val="18"/>
                      </w:rPr>
                      <m:t>s</m:t>
                    </m:r>
                  </m:sub>
                </m:sSub>
              </m:oMath>
            </m:oMathPara>
          </w:p>
        </w:tc>
        <w:tc>
          <w:tcPr>
            <w:tcW w:w="3949" w:type="dxa"/>
            <w:tcMar>
              <w:left w:w="58" w:type="dxa"/>
            </w:tcMar>
          </w:tcPr>
          <w:p w14:paraId="2A75BDBD" w14:textId="366DDA51" w:rsidR="00ED5CCF" w:rsidRPr="002761EE" w:rsidRDefault="00A24E6A" w:rsidP="00ED5CCF">
            <w:pPr>
              <w:pStyle w:val="BodyTextIndent"/>
              <w:ind w:firstLine="0"/>
            </w:pPr>
            <w:r w:rsidRPr="002761EE">
              <w:t>robot joint</w:t>
            </w:r>
            <w:r>
              <w:t xml:space="preserve"> variables:</w:t>
            </w:r>
            <w:r w:rsidRPr="002761EE">
              <w:t xml:space="preserve"> angles </w:t>
            </w:r>
            <w:r>
              <w:t>(</w:t>
            </w:r>
            <w:r w:rsidRPr="002761EE">
              <w:t>revolute joints</w:t>
            </w:r>
            <w:r>
              <w:t>) or</w:t>
            </w:r>
            <w:r w:rsidRPr="002761EE">
              <w:t xml:space="preserve"> joint offsets </w:t>
            </w:r>
            <w:r>
              <w:t>(</w:t>
            </w:r>
            <w:r w:rsidRPr="002761EE">
              <w:t>prismatic joints</w:t>
            </w:r>
            <w:r>
              <w:t>)</w:t>
            </w:r>
            <w:r w:rsidRPr="002761EE">
              <w:t xml:space="preserve"> at configuration indicate</w:t>
            </w:r>
            <w:r>
              <w:t>d by</w:t>
            </w:r>
            <w:r w:rsidRPr="002761EE">
              <w:t xml:space="preserve"> </w:t>
            </w:r>
            <m:oMath>
              <m:r>
                <w:rPr>
                  <w:rFonts w:ascii="Cambria Math" w:hAnsi="Cambria Math"/>
                </w:rPr>
                <m:t>s∈{entry,exit,max}</m:t>
              </m:r>
            </m:oMath>
          </w:p>
        </w:tc>
      </w:tr>
      <w:tr w:rsidR="00ED5CCF" w14:paraId="1B0F8D51" w14:textId="77777777" w:rsidTr="007050B3">
        <w:tc>
          <w:tcPr>
            <w:tcW w:w="1171" w:type="dxa"/>
            <w:tcMar>
              <w:right w:w="58" w:type="dxa"/>
            </w:tcMar>
          </w:tcPr>
          <w:p w14:paraId="52383D4B" w14:textId="6BBDF653" w:rsidR="00ED5CCF" w:rsidRPr="002761EE" w:rsidRDefault="00DC69D6" w:rsidP="00ED5CCF">
            <w:pPr>
              <w:pStyle w:val="BodyTextIndent"/>
              <w:ind w:firstLine="0"/>
            </w:pPr>
            <m:oMathPara>
              <m:oMath>
                <m:sSub>
                  <m:sSubPr>
                    <m:ctrlPr>
                      <w:rPr>
                        <w:rFonts w:ascii="Cambria Math" w:hAnsi="Cambria Math" w:cs="Arial"/>
                        <w:i/>
                        <w:sz w:val="18"/>
                        <w:szCs w:val="18"/>
                      </w:rPr>
                    </m:ctrlPr>
                  </m:sSubPr>
                  <m:e>
                    <m:acc>
                      <m:accPr>
                        <m:chr m:val="̇"/>
                        <m:ctrlPr>
                          <w:rPr>
                            <w:rFonts w:ascii="Cambria Math" w:hAnsi="Cambria Math" w:cs="Arial"/>
                            <w:i/>
                            <w:sz w:val="18"/>
                            <w:szCs w:val="18"/>
                          </w:rPr>
                        </m:ctrlPr>
                      </m:accPr>
                      <m:e>
                        <m:r>
                          <w:rPr>
                            <w:rFonts w:ascii="Cambria Math" w:hAnsi="Cambria Math" w:cs="Arial"/>
                            <w:sz w:val="18"/>
                            <w:szCs w:val="18"/>
                          </w:rPr>
                          <m:t>q</m:t>
                        </m:r>
                      </m:e>
                    </m:acc>
                  </m:e>
                  <m:sub>
                    <m:r>
                      <w:rPr>
                        <w:rFonts w:ascii="Cambria Math" w:hAnsi="Cambria Math" w:cs="Arial"/>
                        <w:sz w:val="18"/>
                        <w:szCs w:val="18"/>
                      </w:rPr>
                      <m:t>max</m:t>
                    </m:r>
                  </m:sub>
                </m:sSub>
              </m:oMath>
            </m:oMathPara>
          </w:p>
        </w:tc>
        <w:tc>
          <w:tcPr>
            <w:tcW w:w="3949" w:type="dxa"/>
            <w:tcMar>
              <w:left w:w="58" w:type="dxa"/>
            </w:tcMar>
          </w:tcPr>
          <w:p w14:paraId="52943705" w14:textId="2F5D1AE3" w:rsidR="00ED5CCF" w:rsidRPr="002761EE" w:rsidRDefault="00ED5CCF" w:rsidP="00ED5CCF">
            <w:pPr>
              <w:pStyle w:val="BodyTextIndent"/>
              <w:ind w:firstLine="0"/>
            </w:pPr>
            <w:r w:rsidRPr="002761EE">
              <w:t xml:space="preserve">robot maximum joint </w:t>
            </w:r>
            <w:r w:rsidR="00B32BF2" w:rsidRPr="002761EE">
              <w:t>velocities</w:t>
            </w:r>
          </w:p>
        </w:tc>
      </w:tr>
      <w:tr w:rsidR="00ED5CCF" w14:paraId="104FB6A6" w14:textId="77777777" w:rsidTr="007050B3">
        <w:tc>
          <w:tcPr>
            <w:tcW w:w="1171" w:type="dxa"/>
            <w:tcMar>
              <w:right w:w="58" w:type="dxa"/>
            </w:tcMar>
          </w:tcPr>
          <w:p w14:paraId="0547EBBA" w14:textId="13E4A3D4" w:rsidR="00ED5CCF" w:rsidRPr="002761EE" w:rsidRDefault="00DC69D6" w:rsidP="00ED5CCF">
            <w:pPr>
              <w:pStyle w:val="BodyTextIndent"/>
              <w:ind w:firstLine="0"/>
              <w:rPr>
                <w:sz w:val="18"/>
                <w:szCs w:val="18"/>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oMath>
            </m:oMathPara>
          </w:p>
        </w:tc>
        <w:tc>
          <w:tcPr>
            <w:tcW w:w="3949" w:type="dxa"/>
            <w:tcMar>
              <w:left w:w="58" w:type="dxa"/>
            </w:tcMar>
          </w:tcPr>
          <w:p w14:paraId="332AE995" w14:textId="34564058" w:rsidR="00ED5CCF" w:rsidRPr="002761EE" w:rsidRDefault="00ED5CCF" w:rsidP="00ED5CCF">
            <w:pPr>
              <w:pStyle w:val="BodyTextIndent"/>
              <w:ind w:firstLine="0"/>
            </w:pPr>
            <w:r w:rsidRPr="002761EE">
              <w:t xml:space="preserve">radius of obstacle </w:t>
            </w:r>
            <m:oMath>
              <m:r>
                <w:rPr>
                  <w:rFonts w:ascii="Cambria Math" w:hAnsi="Cambria Math"/>
                </w:rPr>
                <m:t>i</m:t>
              </m:r>
            </m:oMath>
            <w:r w:rsidRPr="002761EE">
              <w:t xml:space="preserve">, </w:t>
            </w:r>
            <m:oMath>
              <m:r>
                <w:rPr>
                  <w:rFonts w:ascii="Cambria Math" w:hAnsi="Cambria Math"/>
                </w:rPr>
                <m:t>i∈</m:t>
              </m:r>
              <m:d>
                <m:dPr>
                  <m:begChr m:val="{"/>
                  <m:endChr m:val="}"/>
                  <m:ctrlPr>
                    <w:rPr>
                      <w:rFonts w:ascii="Cambria Math" w:hAnsi="Cambria Math"/>
                      <w:i/>
                    </w:rPr>
                  </m:ctrlPr>
                </m:dPr>
                <m:e>
                  <m:r>
                    <w:rPr>
                      <w:rFonts w:ascii="Cambria Math" w:hAnsi="Cambria Math"/>
                    </w:rPr>
                    <m:t>1,2</m:t>
                  </m:r>
                </m:e>
              </m:d>
            </m:oMath>
          </w:p>
        </w:tc>
      </w:tr>
      <w:tr w:rsidR="00ED5CCF" w14:paraId="0BC759B5" w14:textId="77777777" w:rsidTr="007050B3">
        <w:tc>
          <w:tcPr>
            <w:tcW w:w="1171" w:type="dxa"/>
            <w:tcMar>
              <w:right w:w="58" w:type="dxa"/>
            </w:tcMar>
          </w:tcPr>
          <w:p w14:paraId="2847ADCD" w14:textId="456DB0B1" w:rsidR="00ED5CCF" w:rsidRPr="002761EE" w:rsidRDefault="00DC69D6" w:rsidP="00ED5CCF">
            <w:pPr>
              <w:pStyle w:val="BodyTextIndent"/>
              <w:ind w:firstLine="0"/>
              <w:rPr>
                <w:sz w:val="18"/>
                <w:szCs w:val="18"/>
              </w:rPr>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oMath>
            </m:oMathPara>
          </w:p>
        </w:tc>
        <w:tc>
          <w:tcPr>
            <w:tcW w:w="3949" w:type="dxa"/>
            <w:tcMar>
              <w:left w:w="58" w:type="dxa"/>
            </w:tcMar>
          </w:tcPr>
          <w:p w14:paraId="60E351D6" w14:textId="6800B017" w:rsidR="00ED5CCF" w:rsidRPr="002761EE" w:rsidRDefault="00ED5CCF" w:rsidP="00ED5CCF">
            <w:pPr>
              <w:pStyle w:val="BodyTextIndent"/>
              <w:ind w:firstLine="0"/>
            </w:pPr>
            <w:r w:rsidRPr="002761EE">
              <w:t>maximum obstacle radius to consider</w:t>
            </w:r>
          </w:p>
        </w:tc>
      </w:tr>
      <w:tr w:rsidR="005F6AE6" w14:paraId="11546EA3" w14:textId="77777777" w:rsidTr="007050B3">
        <w:tc>
          <w:tcPr>
            <w:tcW w:w="1171" w:type="dxa"/>
            <w:tcMar>
              <w:right w:w="58" w:type="dxa"/>
            </w:tcMar>
          </w:tcPr>
          <w:p w14:paraId="3352AE03" w14:textId="03FFD093" w:rsidR="005F6AE6" w:rsidRPr="002761EE" w:rsidRDefault="00DC69D6" w:rsidP="00ED5CCF">
            <w:pPr>
              <w:pStyle w:val="BodyTextIndent"/>
              <w:ind w:firstLine="0"/>
            </w:pPr>
            <m:oMathPara>
              <m:oMath>
                <m:sSub>
                  <m:sSubPr>
                    <m:ctrlPr>
                      <w:rPr>
                        <w:rFonts w:ascii="Cambria Math" w:hAnsi="Cambria Math"/>
                        <w:i/>
                      </w:rPr>
                    </m:ctrlPr>
                  </m:sSubPr>
                  <m:e>
                    <m:r>
                      <w:rPr>
                        <w:rFonts w:ascii="Cambria Math" w:hAnsi="Cambria Math"/>
                      </w:rPr>
                      <m:t>r</m:t>
                    </m:r>
                  </m:e>
                  <m:sub>
                    <m:r>
                      <w:rPr>
                        <w:rFonts w:ascii="Cambria Math" w:hAnsi="Cambria Math"/>
                      </w:rPr>
                      <m:t>robot</m:t>
                    </m:r>
                  </m:sub>
                </m:sSub>
              </m:oMath>
            </m:oMathPara>
          </w:p>
        </w:tc>
        <w:tc>
          <w:tcPr>
            <w:tcW w:w="3949" w:type="dxa"/>
            <w:tcMar>
              <w:left w:w="58" w:type="dxa"/>
            </w:tcMar>
          </w:tcPr>
          <w:p w14:paraId="05EA8747" w14:textId="2D531C9E" w:rsidR="005F6AE6" w:rsidRPr="002761EE" w:rsidRDefault="00EB2F3E" w:rsidP="00ED5CCF">
            <w:pPr>
              <w:pStyle w:val="BodyTextIndent"/>
              <w:ind w:firstLine="0"/>
            </w:pPr>
            <w:r w:rsidRPr="002761EE">
              <w:t>minimum clearance between obstacles for robot passage</w:t>
            </w:r>
          </w:p>
        </w:tc>
      </w:tr>
      <w:tr w:rsidR="00514C61" w14:paraId="37046E2D" w14:textId="77777777" w:rsidTr="007050B3">
        <w:tc>
          <w:tcPr>
            <w:tcW w:w="1171" w:type="dxa"/>
            <w:tcMar>
              <w:right w:w="58" w:type="dxa"/>
            </w:tcMar>
          </w:tcPr>
          <w:p w14:paraId="74A7C08D" w14:textId="04624CA6" w:rsidR="00514C61" w:rsidRPr="002761EE" w:rsidRDefault="00514C61" w:rsidP="00514C61">
            <w:pPr>
              <w:pStyle w:val="BodyTextIndent"/>
              <w:ind w:firstLine="0"/>
            </w:pPr>
            <m:oMathPara>
              <m:oMath>
                <m:r>
                  <w:rPr>
                    <w:rFonts w:ascii="Cambria Math" w:hAnsi="Cambria Math"/>
                  </w:rPr>
                  <m:t>sa</m:t>
                </m:r>
                <m:sSub>
                  <m:sSubPr>
                    <m:ctrlPr>
                      <w:rPr>
                        <w:rFonts w:ascii="Cambria Math" w:hAnsi="Cambria Math"/>
                        <w:i/>
                      </w:rPr>
                    </m:ctrlPr>
                  </m:sSubPr>
                  <m:e>
                    <m:r>
                      <w:rPr>
                        <w:rFonts w:ascii="Cambria Math" w:hAnsi="Cambria Math"/>
                      </w:rPr>
                      <m:t>t</m:t>
                    </m:r>
                  </m:e>
                  <m:sub>
                    <m:r>
                      <w:rPr>
                        <w:rFonts w:ascii="Cambria Math" w:hAnsi="Cambria Math"/>
                      </w:rPr>
                      <m:t>a,b</m:t>
                    </m:r>
                  </m:sub>
                </m:sSub>
                <m:r>
                  <w:rPr>
                    <w:rFonts w:ascii="Cambria Math" w:hAnsi="Cambria Math"/>
                  </w:rPr>
                  <m:t>(x)</m:t>
                </m:r>
              </m:oMath>
            </m:oMathPara>
          </w:p>
        </w:tc>
        <w:tc>
          <w:tcPr>
            <w:tcW w:w="3949" w:type="dxa"/>
            <w:tcMar>
              <w:left w:w="58" w:type="dxa"/>
            </w:tcMar>
          </w:tcPr>
          <w:p w14:paraId="6292DBBB" w14:textId="33E310C7" w:rsidR="00514C61" w:rsidRPr="002761EE" w:rsidRDefault="00514C61" w:rsidP="00514C61">
            <w:pPr>
              <w:pStyle w:val="BodyTextIndent"/>
              <w:ind w:firstLine="0"/>
            </w:pPr>
            <w:r w:rsidRPr="002761EE">
              <w:t xml:space="preserve">function that saturates </w:t>
            </w:r>
            <m:oMath>
              <m:r>
                <w:rPr>
                  <w:rFonts w:ascii="Cambria Math" w:hAnsi="Cambria Math"/>
                </w:rPr>
                <m:t>x</m:t>
              </m:r>
            </m:oMath>
            <w:r w:rsidRPr="002761EE">
              <w:t xml:space="preserve"> such that </w:t>
            </w:r>
            <m:oMath>
              <m:r>
                <w:rPr>
                  <w:rFonts w:ascii="Cambria Math" w:hAnsi="Cambria Math"/>
                </w:rPr>
                <m:t>a≤x≤b.</m:t>
              </m:r>
            </m:oMath>
          </w:p>
        </w:tc>
      </w:tr>
      <w:tr w:rsidR="00F1015C" w14:paraId="636EA61A" w14:textId="77777777" w:rsidTr="007050B3">
        <w:tc>
          <w:tcPr>
            <w:tcW w:w="1171" w:type="dxa"/>
            <w:tcMar>
              <w:right w:w="58" w:type="dxa"/>
            </w:tcMar>
          </w:tcPr>
          <w:p w14:paraId="724DA674" w14:textId="3ABF8621" w:rsidR="00F1015C" w:rsidRPr="002761EE" w:rsidRDefault="00DC69D6" w:rsidP="00F1015C">
            <w:pPr>
              <w:pStyle w:val="BodyTextIndent"/>
              <w:ind w:firstLine="0"/>
            </w:pPr>
            <m:oMathPara>
              <m:oMath>
                <m:sSub>
                  <m:sSubPr>
                    <m:ctrlPr>
                      <w:rPr>
                        <w:rFonts w:ascii="Cambria Math" w:hAnsi="Cambria Math"/>
                        <w:i/>
                      </w:rPr>
                    </m:ctrlPr>
                  </m:sSubPr>
                  <m:e>
                    <m:r>
                      <w:rPr>
                        <w:rFonts w:ascii="Cambria Math" w:hAnsi="Cambria Math"/>
                      </w:rPr>
                      <m:t>t</m:t>
                    </m:r>
                  </m:e>
                  <m:sub>
                    <m:r>
                      <w:rPr>
                        <w:rFonts w:ascii="Cambria Math" w:hAnsi="Cambria Math"/>
                      </w:rPr>
                      <m:t>dela</m:t>
                    </m:r>
                    <m:sSub>
                      <m:sSubPr>
                        <m:ctrlPr>
                          <w:rPr>
                            <w:rFonts w:ascii="Cambria Math" w:hAnsi="Cambria Math"/>
                            <w:i/>
                          </w:rPr>
                        </m:ctrlPr>
                      </m:sSubPr>
                      <m:e>
                        <m:r>
                          <w:rPr>
                            <w:rFonts w:ascii="Cambria Math" w:hAnsi="Cambria Math"/>
                          </w:rPr>
                          <m:t>y</m:t>
                        </m:r>
                      </m:e>
                      <m:sub>
                        <m:r>
                          <w:rPr>
                            <w:rFonts w:ascii="Cambria Math" w:hAnsi="Cambria Math"/>
                          </w:rPr>
                          <m:t>max</m:t>
                        </m:r>
                      </m:sub>
                    </m:sSub>
                  </m:sub>
                </m:sSub>
              </m:oMath>
            </m:oMathPara>
          </w:p>
        </w:tc>
        <w:tc>
          <w:tcPr>
            <w:tcW w:w="3949" w:type="dxa"/>
            <w:tcMar>
              <w:left w:w="58" w:type="dxa"/>
            </w:tcMar>
          </w:tcPr>
          <w:p w14:paraId="27F7AB2D" w14:textId="1D9C42E4" w:rsidR="00F1015C" w:rsidRPr="002761EE" w:rsidRDefault="00F1015C" w:rsidP="00F1015C">
            <w:pPr>
              <w:pStyle w:val="BodyTextIndent"/>
              <w:ind w:firstLine="0"/>
            </w:pPr>
            <w:r w:rsidRPr="002761EE">
              <w:t>maximum duration to consider for calculating and executing a re-planned trajectory due to the OPV prohibiting passage</w:t>
            </w:r>
          </w:p>
        </w:tc>
      </w:tr>
      <w:tr w:rsidR="00F1015C" w14:paraId="5B31D30E" w14:textId="77777777" w:rsidTr="007050B3">
        <w:tc>
          <w:tcPr>
            <w:tcW w:w="1171" w:type="dxa"/>
            <w:tcMar>
              <w:right w:w="58" w:type="dxa"/>
            </w:tcMar>
          </w:tcPr>
          <w:p w14:paraId="5A9D93D8" w14:textId="5E3423E2" w:rsidR="00F1015C" w:rsidRPr="002761EE" w:rsidRDefault="00DC69D6" w:rsidP="00F1015C">
            <w:pPr>
              <w:pStyle w:val="BodyTextIndent"/>
              <w:ind w:firstLine="0"/>
            </w:pPr>
            <m:oMathPara>
              <m:oMath>
                <m:sSub>
                  <m:sSubPr>
                    <m:ctrlPr>
                      <w:rPr>
                        <w:rFonts w:ascii="Cambria Math" w:hAnsi="Cambria Math"/>
                        <w:i/>
                      </w:rPr>
                    </m:ctrlPr>
                  </m:sSubPr>
                  <m:e>
                    <m:r>
                      <w:rPr>
                        <w:rFonts w:ascii="Cambria Math" w:hAnsi="Cambria Math"/>
                      </w:rPr>
                      <m:t>t</m:t>
                    </m:r>
                  </m:e>
                  <m:sub>
                    <m:r>
                      <w:rPr>
                        <w:rFonts w:ascii="Cambria Math" w:hAnsi="Cambria Math"/>
                      </w:rPr>
                      <m:t>horizon</m:t>
                    </m:r>
                  </m:sub>
                </m:sSub>
              </m:oMath>
            </m:oMathPara>
          </w:p>
        </w:tc>
        <w:tc>
          <w:tcPr>
            <w:tcW w:w="3949" w:type="dxa"/>
            <w:tcMar>
              <w:left w:w="58" w:type="dxa"/>
            </w:tcMar>
          </w:tcPr>
          <w:p w14:paraId="6A3DAD64" w14:textId="29076CD9" w:rsidR="00F1015C" w:rsidRPr="002761EE" w:rsidRDefault="00F1015C" w:rsidP="00F1015C">
            <w:pPr>
              <w:pStyle w:val="BodyTextIndent"/>
              <w:ind w:firstLine="0"/>
            </w:pPr>
            <w:r w:rsidRPr="002761EE">
              <w:t>maximum duration into the future to consider when checking for collapse of the OPV</w:t>
            </w:r>
          </w:p>
        </w:tc>
      </w:tr>
      <w:tr w:rsidR="00F1015C" w14:paraId="15325B26" w14:textId="77777777" w:rsidTr="007050B3">
        <w:tc>
          <w:tcPr>
            <w:tcW w:w="1171" w:type="dxa"/>
            <w:tcMar>
              <w:right w:w="58" w:type="dxa"/>
            </w:tcMar>
          </w:tcPr>
          <w:p w14:paraId="3D5452D0" w14:textId="1F76B52F" w:rsidR="00F1015C" w:rsidRPr="002761EE" w:rsidRDefault="00DC69D6" w:rsidP="00F1015C">
            <w:pPr>
              <w:pStyle w:val="BodyTextIndent"/>
              <w:ind w:firstLine="0"/>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replan</m:t>
                    </m:r>
                  </m:sub>
                </m:sSub>
              </m:oMath>
            </m:oMathPara>
          </w:p>
        </w:tc>
        <w:tc>
          <w:tcPr>
            <w:tcW w:w="3949" w:type="dxa"/>
            <w:tcMar>
              <w:left w:w="58" w:type="dxa"/>
            </w:tcMar>
          </w:tcPr>
          <w:p w14:paraId="66F9B8C5" w14:textId="2912CB65" w:rsidR="00F1015C" w:rsidRPr="002761EE" w:rsidRDefault="006C4BD7" w:rsidP="00F1015C">
            <w:pPr>
              <w:pStyle w:val="BodyTextIndent"/>
              <w:ind w:firstLine="0"/>
            </w:pPr>
            <w:r w:rsidRPr="002761EE">
              <w:t>d</w:t>
            </w:r>
            <w:r w:rsidR="00D724C4" w:rsidRPr="002761EE">
              <w:t xml:space="preserve">uration </w:t>
            </w:r>
            <w:r w:rsidR="00A328DE" w:rsidRPr="002761EE">
              <w:t>of</w:t>
            </w:r>
            <w:r w:rsidR="00D724C4" w:rsidRPr="002761EE">
              <w:t xml:space="preserve"> the robot backing up and replanning</w:t>
            </w:r>
          </w:p>
        </w:tc>
      </w:tr>
      <w:tr w:rsidR="00056C08" w14:paraId="28853F55" w14:textId="77777777" w:rsidTr="007050B3">
        <w:tc>
          <w:tcPr>
            <w:tcW w:w="1171" w:type="dxa"/>
            <w:tcMar>
              <w:right w:w="58" w:type="dxa"/>
            </w:tcMar>
          </w:tcPr>
          <w:p w14:paraId="0D14D001" w14:textId="66AD0C67" w:rsidR="00056C08" w:rsidRPr="002761EE" w:rsidRDefault="00DC69D6" w:rsidP="00F1015C">
            <w:pPr>
              <w:pStyle w:val="BodyTextIndent"/>
              <w:ind w:firstLine="0"/>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exec</m:t>
                    </m:r>
                  </m:sub>
                </m:sSub>
              </m:oMath>
            </m:oMathPara>
          </w:p>
        </w:tc>
        <w:tc>
          <w:tcPr>
            <w:tcW w:w="3949" w:type="dxa"/>
            <w:tcMar>
              <w:left w:w="58" w:type="dxa"/>
            </w:tcMar>
          </w:tcPr>
          <w:p w14:paraId="727C603F" w14:textId="5C89B27E" w:rsidR="00056C08" w:rsidRPr="002761EE" w:rsidRDefault="00056C08" w:rsidP="00F1015C">
            <w:pPr>
              <w:pStyle w:val="BodyTextIndent"/>
              <w:ind w:firstLine="0"/>
            </w:pPr>
            <w:r w:rsidRPr="002761EE">
              <w:t>duration of the robot executing the new plan</w:t>
            </w:r>
          </w:p>
        </w:tc>
      </w:tr>
      <w:tr w:rsidR="00F1015C" w14:paraId="526A74D3" w14:textId="77777777" w:rsidTr="007050B3">
        <w:tc>
          <w:tcPr>
            <w:tcW w:w="1171" w:type="dxa"/>
            <w:tcMar>
              <w:right w:w="58" w:type="dxa"/>
            </w:tcMar>
          </w:tcPr>
          <w:p w14:paraId="0728CE5C" w14:textId="27A6C67E" w:rsidR="00F1015C" w:rsidRPr="002761EE" w:rsidRDefault="00DC69D6" w:rsidP="00F1015C">
            <w:pPr>
              <w:pStyle w:val="BodyTextIndent"/>
              <w:ind w:firstLine="0"/>
            </w:pPr>
            <m:oMathPara>
              <m:oMath>
                <m:sSub>
                  <m:sSubPr>
                    <m:ctrlPr>
                      <w:rPr>
                        <w:rFonts w:ascii="Cambria Math" w:hAnsi="Cambria Math" w:cs="Arial"/>
                        <w:i/>
                        <w:sz w:val="18"/>
                        <w:szCs w:val="18"/>
                      </w:rPr>
                    </m:ctrlPr>
                  </m:sSubPr>
                  <m:e>
                    <m:r>
                      <w:rPr>
                        <w:rFonts w:ascii="Cambria Math" w:hAnsi="Cambria Math" w:cs="Arial"/>
                        <w:sz w:val="18"/>
                        <w:szCs w:val="18"/>
                      </w:rPr>
                      <m:t>v</m:t>
                    </m:r>
                  </m:e>
                  <m:sub>
                    <m:sSub>
                      <m:sSubPr>
                        <m:ctrlPr>
                          <w:rPr>
                            <w:rFonts w:ascii="Cambria Math" w:hAnsi="Cambria Math" w:cs="Arial"/>
                            <w:i/>
                          </w:rPr>
                        </m:ctrlPr>
                      </m:sSubPr>
                      <m:e>
                        <m:r>
                          <w:rPr>
                            <w:rFonts w:ascii="Cambria Math" w:hAnsi="Cambria Math" w:cs="Arial"/>
                          </w:rPr>
                          <m:t>c</m:t>
                        </m:r>
                      </m:e>
                      <m:sub>
                        <m:r>
                          <w:rPr>
                            <w:rFonts w:ascii="Cambria Math" w:hAnsi="Cambria Math" w:cs="Arial"/>
                          </w:rPr>
                          <m:t>Ois</m:t>
                        </m:r>
                      </m:sub>
                    </m:sSub>
                  </m:sub>
                </m:sSub>
              </m:oMath>
            </m:oMathPara>
          </w:p>
        </w:tc>
        <w:tc>
          <w:tcPr>
            <w:tcW w:w="3949" w:type="dxa"/>
            <w:tcMar>
              <w:left w:w="58" w:type="dxa"/>
            </w:tcMar>
          </w:tcPr>
          <w:p w14:paraId="43814CC2" w14:textId="0C69A059" w:rsidR="00F1015C" w:rsidRPr="002761EE" w:rsidRDefault="00F1015C" w:rsidP="00F1015C">
            <w:pPr>
              <w:pStyle w:val="BodyTextIndent"/>
              <w:ind w:firstLine="0"/>
            </w:pPr>
            <w:r w:rsidRPr="002761EE">
              <w:t xml:space="preserve">current velocity of the point </w:t>
            </w:r>
            <m:oMath>
              <m:sSub>
                <m:sSubPr>
                  <m:ctrlPr>
                    <w:rPr>
                      <w:rFonts w:ascii="Cambria Math" w:hAnsi="Cambria Math" w:cs="Arial"/>
                      <w:i/>
                    </w:rPr>
                  </m:ctrlPr>
                </m:sSubPr>
                <m:e>
                  <m:r>
                    <w:rPr>
                      <w:rFonts w:ascii="Cambria Math" w:hAnsi="Cambria Math" w:cs="Arial"/>
                    </w:rPr>
                    <m:t>c</m:t>
                  </m:r>
                </m:e>
                <m:sub>
                  <m:r>
                    <w:rPr>
                      <w:rFonts w:ascii="Cambria Math" w:hAnsi="Cambria Math" w:cs="Arial"/>
                    </w:rPr>
                    <m:t>Ois</m:t>
                  </m:r>
                </m:sub>
              </m:sSub>
            </m:oMath>
            <w:r w:rsidRPr="002761EE">
              <w:t xml:space="preserve"> in the fixed coordinate frame</w:t>
            </w:r>
          </w:p>
        </w:tc>
      </w:tr>
      <w:tr w:rsidR="00F1015C" w14:paraId="64A6B479" w14:textId="77777777" w:rsidTr="00FC575B">
        <w:tc>
          <w:tcPr>
            <w:tcW w:w="1171" w:type="dxa"/>
            <w:tcMar>
              <w:right w:w="58" w:type="dxa"/>
            </w:tcMar>
          </w:tcPr>
          <w:p w14:paraId="5E42DC71" w14:textId="6A665FB8" w:rsidR="00F1015C" w:rsidRPr="002761EE" w:rsidRDefault="00DC69D6" w:rsidP="00F1015C">
            <w:pPr>
              <w:pStyle w:val="BodyTextIndent"/>
              <w:ind w:firstLine="0"/>
              <w:rPr>
                <w:sz w:val="18"/>
                <w:szCs w:val="18"/>
              </w:rPr>
            </w:pPr>
            <m:oMathPara>
              <m:oMath>
                <m:d>
                  <m:dPr>
                    <m:begChr m:val="‖"/>
                    <m:endChr m:val="‖"/>
                    <m:ctrlPr>
                      <w:rPr>
                        <w:rFonts w:ascii="Cambria Math" w:hAnsi="Cambria Math" w:cs="Arial"/>
                        <w:i/>
                        <w:sz w:val="18"/>
                        <w:szCs w:val="18"/>
                      </w:rPr>
                    </m:ctrlPr>
                  </m:dPr>
                  <m:e>
                    <m:acc>
                      <m:accPr>
                        <m:chr m:val="̅"/>
                        <m:ctrlPr>
                          <w:rPr>
                            <w:rFonts w:ascii="Cambria Math" w:hAnsi="Cambria Math" w:cs="Arial"/>
                            <w:i/>
                            <w:sz w:val="18"/>
                            <w:szCs w:val="18"/>
                          </w:rPr>
                        </m:ctrlPr>
                      </m:accPr>
                      <m:e>
                        <m:r>
                          <w:rPr>
                            <w:rFonts w:ascii="Cambria Math" w:hAnsi="Cambria Math" w:cs="Arial"/>
                            <w:sz w:val="18"/>
                            <w:szCs w:val="18"/>
                          </w:rPr>
                          <m:t>X</m:t>
                        </m:r>
                      </m:e>
                    </m:acc>
                  </m:e>
                </m:d>
              </m:oMath>
            </m:oMathPara>
          </w:p>
        </w:tc>
        <w:tc>
          <w:tcPr>
            <w:tcW w:w="3949" w:type="dxa"/>
            <w:tcMar>
              <w:left w:w="29" w:type="dxa"/>
            </w:tcMar>
          </w:tcPr>
          <w:p w14:paraId="460FBBDC" w14:textId="2D29868D" w:rsidR="00F1015C" w:rsidRPr="002761EE" w:rsidRDefault="00F1015C" w:rsidP="00F1015C">
            <w:pPr>
              <w:pStyle w:val="BodyTextIndent"/>
              <w:ind w:firstLine="0"/>
            </w:pPr>
            <w:r w:rsidRPr="002761EE">
              <w:t xml:space="preserve">the Euclidean norm </w:t>
            </w:r>
            <w:r w:rsidR="00CC0109" w:rsidRPr="002761EE">
              <w:t xml:space="preserve">of </w:t>
            </w:r>
            <w:r w:rsidRPr="002761EE">
              <w:t xml:space="preserve">vector </w:t>
            </w:r>
            <m:oMath>
              <m:acc>
                <m:accPr>
                  <m:chr m:val="̅"/>
                  <m:ctrlPr>
                    <w:rPr>
                      <w:rFonts w:ascii="Cambria Math" w:hAnsi="Cambria Math"/>
                      <w:i/>
                    </w:rPr>
                  </m:ctrlPr>
                </m:accPr>
                <m:e>
                  <m:r>
                    <w:rPr>
                      <w:rFonts w:ascii="Cambria Math" w:hAnsi="Cambria Math"/>
                    </w:rPr>
                    <m:t>X</m:t>
                  </m:r>
                </m:e>
              </m:acc>
            </m:oMath>
          </w:p>
        </w:tc>
      </w:tr>
      <w:tr w:rsidR="00F1015C" w14:paraId="56FE57B4" w14:textId="77777777" w:rsidTr="007050B3">
        <w:tc>
          <w:tcPr>
            <w:tcW w:w="1171" w:type="dxa"/>
          </w:tcPr>
          <w:p w14:paraId="2CDFAF03" w14:textId="53E3E988" w:rsidR="00F1015C" w:rsidRPr="002761EE" w:rsidRDefault="00DC69D6" w:rsidP="00F1015C">
            <w:pPr>
              <w:pStyle w:val="BodyTextIndent"/>
              <w:ind w:firstLine="0"/>
            </w:pPr>
            <m:oMathPara>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s</m:t>
                    </m:r>
                  </m:sub>
                </m:sSub>
              </m:oMath>
            </m:oMathPara>
          </w:p>
        </w:tc>
        <w:tc>
          <w:tcPr>
            <w:tcW w:w="3949" w:type="dxa"/>
          </w:tcPr>
          <w:p w14:paraId="1C49D1B2" w14:textId="5D6CDFFC" w:rsidR="00F1015C" w:rsidRPr="002761EE" w:rsidRDefault="00F1015C" w:rsidP="00F1015C">
            <w:pPr>
              <w:pStyle w:val="BodyTextIndent"/>
              <w:ind w:firstLine="0"/>
            </w:pPr>
            <w:r w:rsidRPr="002761EE">
              <w:t xml:space="preserve">robot end effector velocity at the time the robot enters or exits the OPV. </w:t>
            </w:r>
            <m:oMath>
              <m:r>
                <w:rPr>
                  <w:rFonts w:ascii="Cambria Math" w:hAnsi="Cambria Math"/>
                </w:rPr>
                <m:t>s∈</m:t>
              </m:r>
              <m:d>
                <m:dPr>
                  <m:begChr m:val="{"/>
                  <m:endChr m:val="}"/>
                  <m:ctrlPr>
                    <w:rPr>
                      <w:rFonts w:ascii="Cambria Math" w:hAnsi="Cambria Math"/>
                      <w:i/>
                    </w:rPr>
                  </m:ctrlPr>
                </m:dPr>
                <m:e>
                  <m:r>
                    <w:rPr>
                      <w:rFonts w:ascii="Cambria Math" w:hAnsi="Cambria Math"/>
                    </w:rPr>
                    <m:t>entry,exit</m:t>
                  </m:r>
                </m:e>
              </m:d>
            </m:oMath>
          </w:p>
        </w:tc>
      </w:tr>
      <w:tr w:rsidR="00F1015C" w14:paraId="699D0BF7" w14:textId="77777777" w:rsidTr="007050B3">
        <w:tc>
          <w:tcPr>
            <w:tcW w:w="1171" w:type="dxa"/>
          </w:tcPr>
          <w:p w14:paraId="3F88CD0B" w14:textId="6C6D1545" w:rsidR="00F1015C" w:rsidRPr="002761EE" w:rsidRDefault="00DC69D6" w:rsidP="00F1015C">
            <w:pPr>
              <w:pStyle w:val="BodyTextIndent"/>
              <w:ind w:firstLine="0"/>
            </w:pPr>
            <m:oMathPara>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OPV</m:t>
                    </m:r>
                  </m:sub>
                </m:sSub>
              </m:oMath>
            </m:oMathPara>
          </w:p>
        </w:tc>
        <w:tc>
          <w:tcPr>
            <w:tcW w:w="3949" w:type="dxa"/>
          </w:tcPr>
          <w:p w14:paraId="7E2EEF3E" w14:textId="3AA5C0C0" w:rsidR="00F1015C" w:rsidRPr="002761EE" w:rsidRDefault="00F1015C" w:rsidP="00F1015C">
            <w:pPr>
              <w:pStyle w:val="BodyTextIndent"/>
              <w:ind w:firstLine="0"/>
            </w:pPr>
            <w:r w:rsidRPr="002761EE">
              <w:t xml:space="preserve">robot end effector velocity, either </w:t>
            </w:r>
            <m:oMath>
              <m:sSub>
                <m:sSubPr>
                  <m:ctrlPr>
                    <w:rPr>
                      <w:rFonts w:ascii="Cambria Math" w:hAnsi="Cambria Math"/>
                      <w:i/>
                    </w:rPr>
                  </m:ctrlPr>
                </m:sSubPr>
                <m:e>
                  <m:r>
                    <w:rPr>
                      <w:rFonts w:ascii="Cambria Math" w:hAnsi="Cambria Math"/>
                    </w:rPr>
                    <m:t>v</m:t>
                  </m:r>
                </m:e>
                <m:sub>
                  <m:r>
                    <w:rPr>
                      <w:rFonts w:ascii="Cambria Math" w:hAnsi="Cambria Math"/>
                    </w:rPr>
                    <m:t>entry</m:t>
                  </m:r>
                </m:sub>
              </m:sSub>
            </m:oMath>
            <w:r w:rsidRPr="002761EE">
              <w:t xml:space="preserve"> or </w:t>
            </w:r>
            <m:oMath>
              <m:sSub>
                <m:sSubPr>
                  <m:ctrlPr>
                    <w:rPr>
                      <w:rFonts w:ascii="Cambria Math" w:hAnsi="Cambria Math"/>
                      <w:i/>
                    </w:rPr>
                  </m:ctrlPr>
                </m:sSubPr>
                <m:e>
                  <m:r>
                    <w:rPr>
                      <w:rFonts w:ascii="Cambria Math" w:hAnsi="Cambria Math"/>
                    </w:rPr>
                    <m:t>v</m:t>
                  </m:r>
                </m:e>
                <m:sub>
                  <m:r>
                    <w:rPr>
                      <w:rFonts w:ascii="Cambria Math" w:hAnsi="Cambria Math"/>
                    </w:rPr>
                    <m:t>exit</m:t>
                  </m:r>
                </m:sub>
              </m:sSub>
            </m:oMath>
            <w:r w:rsidRPr="002761EE">
              <w:t>, that had the smallest magnitude</w:t>
            </w:r>
          </w:p>
        </w:tc>
      </w:tr>
      <w:tr w:rsidR="00F1015C" w14:paraId="3B3B8E62" w14:textId="77777777" w:rsidTr="007050B3">
        <w:tc>
          <w:tcPr>
            <w:tcW w:w="1171" w:type="dxa"/>
          </w:tcPr>
          <w:p w14:paraId="4355A213" w14:textId="3F898639" w:rsidR="00F1015C" w:rsidRPr="002761EE" w:rsidRDefault="00DC69D6" w:rsidP="00F1015C">
            <w:pPr>
              <w:pStyle w:val="BodyTextIndent"/>
              <w:ind w:firstLine="0"/>
              <w:rPr>
                <w:sz w:val="18"/>
                <w:szCs w:val="18"/>
              </w:rPr>
            </w:pPr>
            <m:oMathPara>
              <m:oMath>
                <m:sSub>
                  <m:sSubPr>
                    <m:ctrlPr>
                      <w:rPr>
                        <w:rFonts w:ascii="Cambria Math" w:hAnsi="Cambria Math" w:cs="Arial"/>
                        <w:i/>
                      </w:rPr>
                    </m:ctrlPr>
                  </m:sSubPr>
                  <m:e>
                    <m:r>
                      <w:rPr>
                        <w:rFonts w:ascii="Cambria Math" w:hAnsi="Cambria Math" w:cs="Arial"/>
                      </w:rPr>
                      <m:t>δ</m:t>
                    </m:r>
                  </m:e>
                  <m:sub>
                    <m:r>
                      <w:rPr>
                        <w:rFonts w:ascii="Cambria Math" w:hAnsi="Cambria Math" w:cs="Arial"/>
                      </w:rPr>
                      <m:t>i</m:t>
                    </m:r>
                  </m:sub>
                </m:sSub>
              </m:oMath>
            </m:oMathPara>
          </w:p>
        </w:tc>
        <w:tc>
          <w:tcPr>
            <w:tcW w:w="3949" w:type="dxa"/>
          </w:tcPr>
          <w:p w14:paraId="47379AD4" w14:textId="24291992" w:rsidR="00F1015C" w:rsidRPr="002761EE" w:rsidRDefault="00F1015C" w:rsidP="00F1015C">
            <w:pPr>
              <w:pStyle w:val="BodyTextIndent"/>
              <w:ind w:firstLine="0"/>
            </w:pPr>
            <w:r w:rsidRPr="002761EE">
              <w:t xml:space="preserve">unknown weight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761EE">
              <w:t xml:space="preserve"> factor in the </w:t>
            </w:r>
            <w:r w:rsidR="004D2594" w:rsidRPr="002761EE">
              <w:t xml:space="preserve">Risk </w:t>
            </w:r>
            <w:r w:rsidRPr="002761EE">
              <w:t xml:space="preserve">of </w:t>
            </w:r>
            <w:r w:rsidR="004D2594" w:rsidRPr="002761EE">
              <w:t>Passage</w:t>
            </w:r>
            <w:r w:rsidR="00F839B1">
              <w:t>,</w:t>
            </w:r>
            <w:r w:rsidRPr="002761EE">
              <w:t xml:space="preserve"> </w:t>
            </w:r>
            <m:oMath>
              <m:r>
                <w:rPr>
                  <w:rFonts w:ascii="Cambria Math" w:hAnsi="Cambria Math"/>
                </w:rPr>
                <m:t>i∈</m:t>
              </m:r>
              <m:d>
                <m:dPr>
                  <m:begChr m:val="{"/>
                  <m:endChr m:val="}"/>
                  <m:ctrlPr>
                    <w:rPr>
                      <w:rFonts w:ascii="Cambria Math" w:hAnsi="Cambria Math"/>
                      <w:i/>
                    </w:rPr>
                  </m:ctrlPr>
                </m:dPr>
                <m:e>
                  <m:r>
                    <w:rPr>
                      <w:rFonts w:ascii="Cambria Math" w:hAnsi="Cambria Math"/>
                    </w:rPr>
                    <m:t>1,…, 8</m:t>
                  </m:r>
                </m:e>
              </m:d>
            </m:oMath>
          </w:p>
        </w:tc>
      </w:tr>
      <w:tr w:rsidR="00F1015C" w14:paraId="2C9023B6" w14:textId="77777777" w:rsidTr="007050B3">
        <w:tc>
          <w:tcPr>
            <w:tcW w:w="1171" w:type="dxa"/>
          </w:tcPr>
          <w:p w14:paraId="432CD130" w14:textId="19EF0789" w:rsidR="00F1015C" w:rsidRPr="002761EE" w:rsidRDefault="00DC69D6" w:rsidP="00F1015C">
            <w:pPr>
              <w:pStyle w:val="BodyTextIndent"/>
              <w:ind w:firstLine="0"/>
              <w:rPr>
                <w:sz w:val="18"/>
                <w:szCs w:val="18"/>
              </w:rPr>
            </w:pPr>
            <m:oMathPara>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δ</m:t>
                        </m:r>
                      </m:e>
                    </m:acc>
                  </m:e>
                  <m:sub>
                    <m:r>
                      <w:rPr>
                        <w:rFonts w:ascii="Cambria Math" w:hAnsi="Cambria Math" w:cs="Arial"/>
                      </w:rPr>
                      <m:t>i</m:t>
                    </m:r>
                  </m:sub>
                </m:sSub>
              </m:oMath>
            </m:oMathPara>
          </w:p>
        </w:tc>
        <w:tc>
          <w:tcPr>
            <w:tcW w:w="3949" w:type="dxa"/>
          </w:tcPr>
          <w:p w14:paraId="2961EB64" w14:textId="1D94EC67" w:rsidR="00F1015C" w:rsidRPr="002761EE" w:rsidRDefault="00F1015C" w:rsidP="00F1015C">
            <w:pPr>
              <w:pStyle w:val="BodyTextIndent"/>
              <w:ind w:firstLine="0"/>
            </w:pPr>
            <w:r w:rsidRPr="002761EE">
              <w:t xml:space="preserve">estimate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761EE">
              <w:t xml:space="preserve"> factor in the </w:t>
            </w:r>
            <w:r w:rsidR="006B2B5A" w:rsidRPr="002761EE">
              <w:t xml:space="preserve">Risk </w:t>
            </w:r>
            <w:r w:rsidRPr="002761EE">
              <w:t xml:space="preserve">of </w:t>
            </w:r>
            <w:r w:rsidR="006B2B5A" w:rsidRPr="002761EE">
              <w:t>Passage</w:t>
            </w:r>
            <w:r w:rsidRPr="002761EE">
              <w:t xml:space="preserve">. </w:t>
            </w:r>
            <m:oMath>
              <m:r>
                <w:rPr>
                  <w:rFonts w:ascii="Cambria Math" w:hAnsi="Cambria Math"/>
                </w:rPr>
                <m:t>i∈</m:t>
              </m:r>
              <m:d>
                <m:dPr>
                  <m:begChr m:val="{"/>
                  <m:endChr m:val="}"/>
                  <m:ctrlPr>
                    <w:rPr>
                      <w:rFonts w:ascii="Cambria Math" w:hAnsi="Cambria Math"/>
                      <w:i/>
                    </w:rPr>
                  </m:ctrlPr>
                </m:dPr>
                <m:e>
                  <m:r>
                    <w:rPr>
                      <w:rFonts w:ascii="Cambria Math" w:hAnsi="Cambria Math"/>
                    </w:rPr>
                    <m:t>1,…, 8</m:t>
                  </m:r>
                </m:e>
              </m:d>
              <m:r>
                <w:rPr>
                  <w:rFonts w:ascii="Cambria Math" w:hAnsi="Cambria Math"/>
                </w:rPr>
                <m:t>.</m:t>
              </m:r>
            </m:oMath>
            <w:r w:rsidRPr="002761EE">
              <w:t xml:space="preserve"> </w:t>
            </w:r>
            <m:oMath>
              <m:acc>
                <m:accPr>
                  <m:ctrlPr>
                    <w:rPr>
                      <w:rFonts w:ascii="Cambria Math" w:hAnsi="Cambria Math" w:cs="Arial"/>
                      <w:i/>
                    </w:rPr>
                  </m:ctrlPr>
                </m:accPr>
                <m:e>
                  <m:r>
                    <w:rPr>
                      <w:rFonts w:ascii="Cambria Math" w:hAnsi="Cambria Math" w:cs="Arial"/>
                    </w:rPr>
                    <m:t>δ</m:t>
                  </m:r>
                </m:e>
              </m:acc>
            </m:oMath>
            <w:r w:rsidRPr="002761EE">
              <w:t xml:space="preserve"> is a vector of all </w:t>
            </w: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δ</m:t>
                      </m:r>
                    </m:e>
                  </m:acc>
                </m:e>
                <m:sub>
                  <m:r>
                    <w:rPr>
                      <w:rFonts w:ascii="Cambria Math" w:hAnsi="Cambria Math" w:cs="Arial"/>
                    </w:rPr>
                    <m:t>i</m:t>
                  </m:r>
                </m:sub>
              </m:sSub>
            </m:oMath>
          </w:p>
        </w:tc>
      </w:tr>
      <w:tr w:rsidR="00F1015C" w14:paraId="522A5A9D" w14:textId="77777777" w:rsidTr="007050B3">
        <w:tc>
          <w:tcPr>
            <w:tcW w:w="1171" w:type="dxa"/>
          </w:tcPr>
          <w:p w14:paraId="2A8618BB" w14:textId="18FA05EF" w:rsidR="00F1015C" w:rsidRDefault="00F1015C" w:rsidP="00F1015C">
            <w:pPr>
              <w:pStyle w:val="BodyTextIndent"/>
              <w:ind w:firstLine="0"/>
            </w:pPr>
            <m:oMathPara>
              <m:oMath>
                <m:r>
                  <m:rPr>
                    <m:sty m:val="p"/>
                  </m:rPr>
                  <w:rPr>
                    <w:rFonts w:ascii="Cambria Math" w:hAnsi="Cambria Math"/>
                  </w:rPr>
                  <m:t>Γ</m:t>
                </m:r>
              </m:oMath>
            </m:oMathPara>
          </w:p>
        </w:tc>
        <w:tc>
          <w:tcPr>
            <w:tcW w:w="3949" w:type="dxa"/>
          </w:tcPr>
          <w:p w14:paraId="756F8410" w14:textId="3AF94885" w:rsidR="00F1015C" w:rsidRDefault="00F1015C" w:rsidP="00F1015C">
            <w:pPr>
              <w:pStyle w:val="BodyTextIndent"/>
              <w:ind w:firstLine="0"/>
            </w:pPr>
            <w:r>
              <w:t xml:space="preserve">positive definite gains matrix to control the rate of adaptation of </w:t>
            </w:r>
            <m:oMath>
              <m:acc>
                <m:accPr>
                  <m:ctrlPr>
                    <w:rPr>
                      <w:rFonts w:ascii="Cambria Math" w:hAnsi="Cambria Math" w:cs="Arial"/>
                      <w:i/>
                    </w:rPr>
                  </m:ctrlPr>
                </m:accPr>
                <m:e>
                  <m:r>
                    <w:rPr>
                      <w:rFonts w:ascii="Cambria Math" w:hAnsi="Cambria Math" w:cs="Arial"/>
                    </w:rPr>
                    <m:t>δ</m:t>
                  </m:r>
                </m:e>
              </m:acc>
            </m:oMath>
          </w:p>
        </w:tc>
      </w:tr>
      <w:tr w:rsidR="00F1015C" w14:paraId="05372955" w14:textId="77777777" w:rsidTr="007050B3">
        <w:tc>
          <w:tcPr>
            <w:tcW w:w="1171" w:type="dxa"/>
          </w:tcPr>
          <w:p w14:paraId="71490930" w14:textId="4AC27212" w:rsidR="00F1015C" w:rsidRDefault="00F1015C" w:rsidP="007050B3">
            <w:pPr>
              <w:pStyle w:val="BodyTextIndent"/>
              <w:ind w:firstLine="0"/>
              <w:jc w:val="center"/>
            </w:pPr>
            <m:oMath>
              <m:r>
                <w:rPr>
                  <w:rFonts w:ascii="Cambria Math" w:hAnsi="Cambria Math" w:cs="Arial"/>
                </w:rPr>
                <m:t>φ</m:t>
              </m:r>
            </m:oMath>
            <w:r w:rsidRPr="00453F3D">
              <w:t xml:space="preserve"> and </w:t>
            </w:r>
            <m:oMath>
              <m:acc>
                <m:accPr>
                  <m:ctrlPr>
                    <w:rPr>
                      <w:rFonts w:ascii="Cambria Math" w:hAnsi="Cambria Math" w:cs="Arial"/>
                      <w:i/>
                    </w:rPr>
                  </m:ctrlPr>
                </m:accPr>
                <m:e>
                  <m:r>
                    <w:rPr>
                      <w:rFonts w:ascii="Cambria Math" w:hAnsi="Cambria Math" w:cs="Arial"/>
                    </w:rPr>
                    <m:t>φ</m:t>
                  </m:r>
                </m:e>
              </m:acc>
            </m:oMath>
          </w:p>
        </w:tc>
        <w:tc>
          <w:tcPr>
            <w:tcW w:w="3949" w:type="dxa"/>
          </w:tcPr>
          <w:p w14:paraId="19F2731F" w14:textId="7AC02F5F" w:rsidR="00F1015C" w:rsidRDefault="00F1015C" w:rsidP="00F1015C">
            <w:pPr>
              <w:pStyle w:val="BodyTextIndent"/>
              <w:ind w:firstLine="0"/>
            </w:pPr>
            <w:r w:rsidRPr="00453F3D">
              <w:t>actual and estimated risk of passage</w:t>
            </w:r>
          </w:p>
        </w:tc>
      </w:tr>
    </w:tbl>
    <w:p w14:paraId="4C13A490" w14:textId="1DD85680" w:rsidR="00D02522" w:rsidRPr="00D02522" w:rsidRDefault="00563CCC" w:rsidP="004C64C5">
      <w:pPr>
        <w:pStyle w:val="BodyTextIndent"/>
        <w:ind w:firstLine="0"/>
      </w:pPr>
      <w:r>
        <w:rPr>
          <w:noProof/>
          <w:sz w:val="24"/>
          <w:szCs w:val="24"/>
        </w:rPr>
        <mc:AlternateContent>
          <mc:Choice Requires="wps">
            <w:drawing>
              <wp:anchor distT="0" distB="0" distL="114300" distR="114300" simplePos="0" relativeHeight="251658248" behindDoc="0" locked="0" layoutInCell="1" allowOverlap="1" wp14:anchorId="5ECD2C73" wp14:editId="789085C3">
                <wp:simplePos x="0" y="0"/>
                <wp:positionH relativeFrom="column">
                  <wp:posOffset>3597910</wp:posOffset>
                </wp:positionH>
                <wp:positionV relativeFrom="paragraph">
                  <wp:posOffset>-1975927</wp:posOffset>
                </wp:positionV>
                <wp:extent cx="3227705" cy="2543175"/>
                <wp:effectExtent l="0" t="0" r="0" b="9525"/>
                <wp:wrapTopAndBottom/>
                <wp:docPr id="16" name="Text Box 16"/>
                <wp:cNvGraphicFramePr/>
                <a:graphic xmlns:a="http://schemas.openxmlformats.org/drawingml/2006/main">
                  <a:graphicData uri="http://schemas.microsoft.com/office/word/2010/wordprocessingShape">
                    <wps:wsp>
                      <wps:cNvSpPr txBox="1"/>
                      <wps:spPr>
                        <a:xfrm>
                          <a:off x="0" y="0"/>
                          <a:ext cx="3227705" cy="2543175"/>
                        </a:xfrm>
                        <a:prstGeom prst="rect">
                          <a:avLst/>
                        </a:prstGeom>
                        <a:solidFill>
                          <a:schemeClr val="lt1"/>
                        </a:solid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1967"/>
                            </w:tblGrid>
                            <w:tr w:rsidR="009C4E6C" w14:paraId="5D1D1A60" w14:textId="77777777" w:rsidTr="00FC575B">
                              <w:tc>
                                <w:tcPr>
                                  <w:tcW w:w="3096" w:type="dxa"/>
                                </w:tcPr>
                                <w:p w14:paraId="36BB6247" w14:textId="3490F37B" w:rsidR="009C4E6C" w:rsidRDefault="009C4E6C" w:rsidP="00002584">
                                  <w:r w:rsidRPr="00FA4B7F">
                                    <w:rPr>
                                      <w:noProof/>
                                    </w:rPr>
                                    <w:drawing>
                                      <wp:inline distT="0" distB="0" distL="0" distR="0" wp14:anchorId="37D97A52" wp14:editId="2D365DF4">
                                        <wp:extent cx="1823277" cy="1884018"/>
                                        <wp:effectExtent l="0" t="0" r="571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2">
                                                  <a:extLst>
                                                    <a:ext uri="{28A0092B-C50C-407E-A947-70E740481C1C}">
                                                      <a14:useLocalDpi xmlns:a14="http://schemas.microsoft.com/office/drawing/2010/main" val="0"/>
                                                    </a:ext>
                                                  </a:extLst>
                                                </a:blip>
                                                <a:stretch>
                                                  <a:fillRect/>
                                                </a:stretch>
                                              </pic:blipFill>
                                              <pic:spPr>
                                                <a:xfrm>
                                                  <a:off x="0" y="0"/>
                                                  <a:ext cx="1840843" cy="1902169"/>
                                                </a:xfrm>
                                                <a:prstGeom prst="rect">
                                                  <a:avLst/>
                                                </a:prstGeom>
                                              </pic:spPr>
                                            </pic:pic>
                                          </a:graphicData>
                                        </a:graphic>
                                      </wp:inline>
                                    </w:drawing>
                                  </w:r>
                                </w:p>
                              </w:tc>
                              <w:tc>
                                <w:tcPr>
                                  <w:tcW w:w="1967" w:type="dxa"/>
                                </w:tcPr>
                                <w:p w14:paraId="4DB613A9" w14:textId="7794649D" w:rsidR="009C4E6C" w:rsidRDefault="009C4E6C" w:rsidP="00721214">
                                  <w:pPr>
                                    <w:jc w:val="center"/>
                                  </w:pPr>
                                  <w:r>
                                    <w:rPr>
                                      <w:noProof/>
                                    </w:rPr>
                                    <w:drawing>
                                      <wp:inline distT="0" distB="0" distL="0" distR="0" wp14:anchorId="12E4DF83" wp14:editId="76BDFFCC">
                                        <wp:extent cx="856078" cy="18888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856078" cy="1888865"/>
                                                </a:xfrm>
                                                <a:prstGeom prst="rect">
                                                  <a:avLst/>
                                                </a:prstGeom>
                                              </pic:spPr>
                                            </pic:pic>
                                          </a:graphicData>
                                        </a:graphic>
                                      </wp:inline>
                                    </w:drawing>
                                  </w:r>
                                </w:p>
                              </w:tc>
                            </w:tr>
                            <w:tr w:rsidR="009C4E6C" w14:paraId="6B733166" w14:textId="77777777" w:rsidTr="00FC575B">
                              <w:tc>
                                <w:tcPr>
                                  <w:tcW w:w="3096" w:type="dxa"/>
                                </w:tcPr>
                                <w:p w14:paraId="4089C8DD" w14:textId="6B770934" w:rsidR="009C4E6C" w:rsidRDefault="009C4E6C" w:rsidP="009C4E6C">
                                  <w:pPr>
                                    <w:jc w:val="center"/>
                                  </w:pPr>
                                  <w:r w:rsidRPr="00DC5115">
                                    <w:rPr>
                                      <w:rFonts w:ascii="Arial" w:hAnsi="Arial" w:cs="Arial"/>
                                      <w:b/>
                                    </w:rPr>
                                    <w:t>(a)</w:t>
                                  </w:r>
                                </w:p>
                              </w:tc>
                              <w:tc>
                                <w:tcPr>
                                  <w:tcW w:w="1967" w:type="dxa"/>
                                </w:tcPr>
                                <w:p w14:paraId="00EBA706" w14:textId="50A90DD8" w:rsidR="009C4E6C" w:rsidRDefault="009C4E6C" w:rsidP="009C4E6C">
                                  <w:pPr>
                                    <w:jc w:val="center"/>
                                  </w:pPr>
                                  <w:r w:rsidRPr="00DC5115">
                                    <w:rPr>
                                      <w:rFonts w:ascii="Arial" w:hAnsi="Arial" w:cs="Arial"/>
                                      <w:b/>
                                    </w:rPr>
                                    <w:t>(b)</w:t>
                                  </w:r>
                                </w:p>
                              </w:tc>
                            </w:tr>
                          </w:tbl>
                          <w:p w14:paraId="095F4F33" w14:textId="4ED0A375" w:rsidR="00002584" w:rsidRDefault="003D34F3" w:rsidP="004952DC">
                            <w:pPr>
                              <w:pStyle w:val="Caption"/>
                              <w:spacing w:after="0"/>
                              <w:rPr>
                                <w:i w:val="0"/>
                                <w:iCs w:val="0"/>
                                <w:color w:val="auto"/>
                                <w:kern w:val="0"/>
                              </w:rPr>
                            </w:pPr>
                            <w:bookmarkStart w:id="2" w:name="_Ref56863995"/>
                            <w:r w:rsidRPr="004D3136">
                              <w:rPr>
                                <w:rFonts w:ascii="Arial" w:hAnsi="Arial" w:cs="Arial"/>
                                <w:b/>
                                <w:bCs/>
                                <w:i w:val="0"/>
                                <w:iCs w:val="0"/>
                                <w:color w:val="000000" w:themeColor="text1"/>
                                <w:sz w:val="20"/>
                                <w:szCs w:val="20"/>
                              </w:rPr>
                              <w:t xml:space="preserve">FIGURE </w:t>
                            </w:r>
                            <w:r w:rsidRPr="004D3136">
                              <w:rPr>
                                <w:rFonts w:ascii="Arial" w:hAnsi="Arial" w:cs="Arial"/>
                                <w:b/>
                                <w:bCs/>
                                <w:i w:val="0"/>
                                <w:iCs w:val="0"/>
                                <w:color w:val="000000" w:themeColor="text1"/>
                                <w:sz w:val="20"/>
                                <w:szCs w:val="20"/>
                              </w:rPr>
                              <w:fldChar w:fldCharType="begin"/>
                            </w:r>
                            <w:r w:rsidRPr="004D3136">
                              <w:rPr>
                                <w:rFonts w:ascii="Arial" w:hAnsi="Arial" w:cs="Arial"/>
                                <w:b/>
                                <w:bCs/>
                                <w:i w:val="0"/>
                                <w:iCs w:val="0"/>
                                <w:color w:val="000000" w:themeColor="text1"/>
                                <w:sz w:val="20"/>
                                <w:szCs w:val="20"/>
                              </w:rPr>
                              <w:instrText xml:space="preserve"> SEQ Figure \* ARABIC </w:instrText>
                            </w:r>
                            <w:r w:rsidRPr="004D3136">
                              <w:rPr>
                                <w:rFonts w:ascii="Arial" w:hAnsi="Arial" w:cs="Arial"/>
                                <w:b/>
                                <w:bCs/>
                                <w:i w:val="0"/>
                                <w:iCs w:val="0"/>
                                <w:color w:val="000000" w:themeColor="text1"/>
                                <w:sz w:val="20"/>
                                <w:szCs w:val="20"/>
                              </w:rPr>
                              <w:fldChar w:fldCharType="separate"/>
                            </w:r>
                            <w:r w:rsidR="0053008A">
                              <w:rPr>
                                <w:rFonts w:ascii="Arial" w:hAnsi="Arial" w:cs="Arial"/>
                                <w:b/>
                                <w:bCs/>
                                <w:i w:val="0"/>
                                <w:iCs w:val="0"/>
                                <w:noProof/>
                                <w:color w:val="000000" w:themeColor="text1"/>
                                <w:sz w:val="20"/>
                                <w:szCs w:val="20"/>
                              </w:rPr>
                              <w:t>1</w:t>
                            </w:r>
                            <w:r w:rsidRPr="004D3136">
                              <w:rPr>
                                <w:rFonts w:ascii="Arial" w:hAnsi="Arial" w:cs="Arial"/>
                                <w:b/>
                                <w:bCs/>
                                <w:i w:val="0"/>
                                <w:iCs w:val="0"/>
                                <w:color w:val="000000" w:themeColor="text1"/>
                                <w:sz w:val="20"/>
                                <w:szCs w:val="20"/>
                              </w:rPr>
                              <w:fldChar w:fldCharType="end"/>
                            </w:r>
                            <w:bookmarkEnd w:id="2"/>
                            <w:r w:rsidRPr="004D3136">
                              <w:rPr>
                                <w:rFonts w:ascii="Arial" w:hAnsi="Arial" w:cs="Arial"/>
                                <w:b/>
                                <w:bCs/>
                                <w:i w:val="0"/>
                                <w:iCs w:val="0"/>
                                <w:color w:val="000000" w:themeColor="text1"/>
                                <w:sz w:val="20"/>
                                <w:szCs w:val="20"/>
                              </w:rPr>
                              <w:t xml:space="preserve">. </w:t>
                            </w:r>
                            <w:r w:rsidR="00002584">
                              <w:rPr>
                                <w:rFonts w:ascii="Arial" w:hAnsi="Arial" w:cs="Arial"/>
                                <w:b/>
                                <w:bCs/>
                                <w:i w:val="0"/>
                                <w:iCs w:val="0"/>
                                <w:color w:val="000000" w:themeColor="text1"/>
                                <w:sz w:val="20"/>
                                <w:szCs w:val="20"/>
                              </w:rPr>
                              <w:t xml:space="preserve">a) </w:t>
                            </w:r>
                            <w:r>
                              <w:rPr>
                                <w:i w:val="0"/>
                                <w:iCs w:val="0"/>
                                <w:color w:val="auto"/>
                                <w:kern w:val="0"/>
                              </w:rPr>
                              <w:t>PEDESTRIANS A, B, AND C APPROACHING WITH THE OBSTACLE PAIR AREA BETWEEN B AND C</w:t>
                            </w:r>
                            <w:r w:rsidR="006D04C5">
                              <w:rPr>
                                <w:i w:val="0"/>
                                <w:iCs w:val="0"/>
                                <w:color w:val="auto"/>
                                <w:kern w:val="0"/>
                              </w:rPr>
                              <w:t>,</w:t>
                            </w:r>
                            <w:r w:rsidR="00002584">
                              <w:rPr>
                                <w:i w:val="0"/>
                                <w:iCs w:val="0"/>
                                <w:color w:val="auto"/>
                                <w:kern w:val="0"/>
                              </w:rPr>
                              <w:t xml:space="preserve"> </w:t>
                            </w:r>
                          </w:p>
                          <w:p w14:paraId="2DCF89C9" w14:textId="47224935" w:rsidR="003D34F3" w:rsidRDefault="00002584" w:rsidP="00E1400E">
                            <w:pPr>
                              <w:pStyle w:val="Caption"/>
                            </w:pPr>
                            <w:r w:rsidRPr="00FC575B">
                              <w:rPr>
                                <w:rFonts w:ascii="Arial" w:hAnsi="Arial" w:cs="Arial"/>
                                <w:b/>
                                <w:bCs/>
                                <w:i w:val="0"/>
                                <w:iCs w:val="0"/>
                                <w:color w:val="000000" w:themeColor="text1"/>
                                <w:sz w:val="20"/>
                                <w:szCs w:val="20"/>
                              </w:rPr>
                              <w:t>b)</w:t>
                            </w:r>
                            <w:r w:rsidRPr="00002584">
                              <w:rPr>
                                <w:i w:val="0"/>
                                <w:iCs w:val="0"/>
                                <w:color w:val="auto"/>
                                <w:kern w:val="0"/>
                              </w:rPr>
                              <w:t xml:space="preserve"> </w:t>
                            </w:r>
                            <w:r>
                              <w:rPr>
                                <w:i w:val="0"/>
                                <w:iCs w:val="0"/>
                                <w:color w:val="auto"/>
                                <w:kern w:val="0"/>
                              </w:rPr>
                              <w:t xml:space="preserve"> TWO POSSIBLE TRAJECTORIES FOR PEDESTRIAN A</w:t>
                            </w:r>
                          </w:p>
                          <w:p w14:paraId="0DE5B70B" w14:textId="77777777" w:rsidR="003D34F3" w:rsidRDefault="003D34F3" w:rsidP="00721214">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CD2C73" id="_x0000_t202" coordsize="21600,21600" o:spt="202" path="m,l,21600r21600,l21600,xe">
                <v:stroke joinstyle="miter"/>
                <v:path gradientshapeok="t" o:connecttype="rect"/>
              </v:shapetype>
              <v:shape id="Text Box 16" o:spid="_x0000_s1026" type="#_x0000_t202" style="position:absolute;left:0;text-align:left;margin-left:283.3pt;margin-top:-155.6pt;width:254.15pt;height:200.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" fillcolor="white [3201]" stroked="f" strokeweight=".5pt">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1967"/>
                      </w:tblGrid>
                      <w:tr w:rsidR="009C4E6C" w14:paraId="5D1D1A60" w14:textId="77777777" w:rsidTr="00FC575B">
                        <w:tc>
                          <w:tcPr>
                            <w:tcW w:w="3096" w:type="dxa"/>
                          </w:tcPr>
                          <w:p w14:paraId="36BB6247" w14:textId="3490F37B" w:rsidR="009C4E6C" w:rsidRDefault="009C4E6C" w:rsidP="00002584">
                            <w:r w:rsidRPr="00FA4B7F">
                              <w:rPr>
                                <w:noProof/>
                              </w:rPr>
                              <w:drawing>
                                <wp:inline distT="0" distB="0" distL="0" distR="0" wp14:anchorId="37D97A52" wp14:editId="2D365DF4">
                                  <wp:extent cx="1823277" cy="1884018"/>
                                  <wp:effectExtent l="0" t="0" r="571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2">
                                            <a:extLst>
                                              <a:ext uri="{28A0092B-C50C-407E-A947-70E740481C1C}">
                                                <a14:useLocalDpi xmlns:a14="http://schemas.microsoft.com/office/drawing/2010/main" val="0"/>
                                              </a:ext>
                                            </a:extLst>
                                          </a:blip>
                                          <a:stretch>
                                            <a:fillRect/>
                                          </a:stretch>
                                        </pic:blipFill>
                                        <pic:spPr>
                                          <a:xfrm>
                                            <a:off x="0" y="0"/>
                                            <a:ext cx="1840843" cy="1902169"/>
                                          </a:xfrm>
                                          <a:prstGeom prst="rect">
                                            <a:avLst/>
                                          </a:prstGeom>
                                        </pic:spPr>
                                      </pic:pic>
                                    </a:graphicData>
                                  </a:graphic>
                                </wp:inline>
                              </w:drawing>
                            </w:r>
                          </w:p>
                        </w:tc>
                        <w:tc>
                          <w:tcPr>
                            <w:tcW w:w="1967" w:type="dxa"/>
                          </w:tcPr>
                          <w:p w14:paraId="4DB613A9" w14:textId="7794649D" w:rsidR="009C4E6C" w:rsidRDefault="009C4E6C" w:rsidP="00721214">
                            <w:pPr>
                              <w:jc w:val="center"/>
                            </w:pPr>
                            <w:r>
                              <w:rPr>
                                <w:noProof/>
                              </w:rPr>
                              <w:drawing>
                                <wp:inline distT="0" distB="0" distL="0" distR="0" wp14:anchorId="12E4DF83" wp14:editId="76BDFFCC">
                                  <wp:extent cx="856078" cy="18888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856078" cy="1888865"/>
                                          </a:xfrm>
                                          <a:prstGeom prst="rect">
                                            <a:avLst/>
                                          </a:prstGeom>
                                        </pic:spPr>
                                      </pic:pic>
                                    </a:graphicData>
                                  </a:graphic>
                                </wp:inline>
                              </w:drawing>
                            </w:r>
                          </w:p>
                        </w:tc>
                      </w:tr>
                      <w:tr w:rsidR="009C4E6C" w14:paraId="6B733166" w14:textId="77777777" w:rsidTr="00FC575B">
                        <w:tc>
                          <w:tcPr>
                            <w:tcW w:w="3096" w:type="dxa"/>
                          </w:tcPr>
                          <w:p w14:paraId="4089C8DD" w14:textId="6B770934" w:rsidR="009C4E6C" w:rsidRDefault="009C4E6C" w:rsidP="009C4E6C">
                            <w:pPr>
                              <w:jc w:val="center"/>
                            </w:pPr>
                            <w:r w:rsidRPr="00DC5115">
                              <w:rPr>
                                <w:rFonts w:ascii="Arial" w:hAnsi="Arial" w:cs="Arial"/>
                                <w:b/>
                              </w:rPr>
                              <w:t>(a)</w:t>
                            </w:r>
                          </w:p>
                        </w:tc>
                        <w:tc>
                          <w:tcPr>
                            <w:tcW w:w="1967" w:type="dxa"/>
                          </w:tcPr>
                          <w:p w14:paraId="00EBA706" w14:textId="50A90DD8" w:rsidR="009C4E6C" w:rsidRDefault="009C4E6C" w:rsidP="009C4E6C">
                            <w:pPr>
                              <w:jc w:val="center"/>
                            </w:pPr>
                            <w:r w:rsidRPr="00DC5115">
                              <w:rPr>
                                <w:rFonts w:ascii="Arial" w:hAnsi="Arial" w:cs="Arial"/>
                                <w:b/>
                              </w:rPr>
                              <w:t>(b)</w:t>
                            </w:r>
                          </w:p>
                        </w:tc>
                      </w:tr>
                    </w:tbl>
                    <w:p w14:paraId="095F4F33" w14:textId="4ED0A375" w:rsidR="00002584" w:rsidRDefault="003D34F3" w:rsidP="004952DC">
                      <w:pPr>
                        <w:pStyle w:val="Caption"/>
                        <w:spacing w:after="0"/>
                        <w:rPr>
                          <w:i w:val="0"/>
                          <w:iCs w:val="0"/>
                          <w:color w:val="auto"/>
                          <w:kern w:val="0"/>
                        </w:rPr>
                      </w:pPr>
                      <w:bookmarkStart w:id="3" w:name="_Ref56863995"/>
                      <w:r w:rsidRPr="004D3136">
                        <w:rPr>
                          <w:rFonts w:ascii="Arial" w:hAnsi="Arial" w:cs="Arial"/>
                          <w:b/>
                          <w:bCs/>
                          <w:i w:val="0"/>
                          <w:iCs w:val="0"/>
                          <w:color w:val="000000" w:themeColor="text1"/>
                          <w:sz w:val="20"/>
                          <w:szCs w:val="20"/>
                        </w:rPr>
                        <w:t xml:space="preserve">FIGURE </w:t>
                      </w:r>
                      <w:r w:rsidRPr="004D3136">
                        <w:rPr>
                          <w:rFonts w:ascii="Arial" w:hAnsi="Arial" w:cs="Arial"/>
                          <w:b/>
                          <w:bCs/>
                          <w:i w:val="0"/>
                          <w:iCs w:val="0"/>
                          <w:color w:val="000000" w:themeColor="text1"/>
                          <w:sz w:val="20"/>
                          <w:szCs w:val="20"/>
                        </w:rPr>
                        <w:fldChar w:fldCharType="begin"/>
                      </w:r>
                      <w:r w:rsidRPr="004D3136">
                        <w:rPr>
                          <w:rFonts w:ascii="Arial" w:hAnsi="Arial" w:cs="Arial"/>
                          <w:b/>
                          <w:bCs/>
                          <w:i w:val="0"/>
                          <w:iCs w:val="0"/>
                          <w:color w:val="000000" w:themeColor="text1"/>
                          <w:sz w:val="20"/>
                          <w:szCs w:val="20"/>
                        </w:rPr>
                        <w:instrText xml:space="preserve"> SEQ Figure \* ARABIC </w:instrText>
                      </w:r>
                      <w:r w:rsidRPr="004D3136">
                        <w:rPr>
                          <w:rFonts w:ascii="Arial" w:hAnsi="Arial" w:cs="Arial"/>
                          <w:b/>
                          <w:bCs/>
                          <w:i w:val="0"/>
                          <w:iCs w:val="0"/>
                          <w:color w:val="000000" w:themeColor="text1"/>
                          <w:sz w:val="20"/>
                          <w:szCs w:val="20"/>
                        </w:rPr>
                        <w:fldChar w:fldCharType="separate"/>
                      </w:r>
                      <w:r w:rsidR="0053008A">
                        <w:rPr>
                          <w:rFonts w:ascii="Arial" w:hAnsi="Arial" w:cs="Arial"/>
                          <w:b/>
                          <w:bCs/>
                          <w:i w:val="0"/>
                          <w:iCs w:val="0"/>
                          <w:noProof/>
                          <w:color w:val="000000" w:themeColor="text1"/>
                          <w:sz w:val="20"/>
                          <w:szCs w:val="20"/>
                        </w:rPr>
                        <w:t>1</w:t>
                      </w:r>
                      <w:r w:rsidRPr="004D3136">
                        <w:rPr>
                          <w:rFonts w:ascii="Arial" w:hAnsi="Arial" w:cs="Arial"/>
                          <w:b/>
                          <w:bCs/>
                          <w:i w:val="0"/>
                          <w:iCs w:val="0"/>
                          <w:color w:val="000000" w:themeColor="text1"/>
                          <w:sz w:val="20"/>
                          <w:szCs w:val="20"/>
                        </w:rPr>
                        <w:fldChar w:fldCharType="end"/>
                      </w:r>
                      <w:bookmarkEnd w:id="3"/>
                      <w:r w:rsidRPr="004D3136">
                        <w:rPr>
                          <w:rFonts w:ascii="Arial" w:hAnsi="Arial" w:cs="Arial"/>
                          <w:b/>
                          <w:bCs/>
                          <w:i w:val="0"/>
                          <w:iCs w:val="0"/>
                          <w:color w:val="000000" w:themeColor="text1"/>
                          <w:sz w:val="20"/>
                          <w:szCs w:val="20"/>
                        </w:rPr>
                        <w:t xml:space="preserve">. </w:t>
                      </w:r>
                      <w:r w:rsidR="00002584">
                        <w:rPr>
                          <w:rFonts w:ascii="Arial" w:hAnsi="Arial" w:cs="Arial"/>
                          <w:b/>
                          <w:bCs/>
                          <w:i w:val="0"/>
                          <w:iCs w:val="0"/>
                          <w:color w:val="000000" w:themeColor="text1"/>
                          <w:sz w:val="20"/>
                          <w:szCs w:val="20"/>
                        </w:rPr>
                        <w:t xml:space="preserve">a) </w:t>
                      </w:r>
                      <w:r>
                        <w:rPr>
                          <w:i w:val="0"/>
                          <w:iCs w:val="0"/>
                          <w:color w:val="auto"/>
                          <w:kern w:val="0"/>
                        </w:rPr>
                        <w:t>PEDESTRIANS A, B, AND C APPROACHING WITH THE OBSTACLE PAIR AREA BETWEEN B AND C</w:t>
                      </w:r>
                      <w:r w:rsidR="006D04C5">
                        <w:rPr>
                          <w:i w:val="0"/>
                          <w:iCs w:val="0"/>
                          <w:color w:val="auto"/>
                          <w:kern w:val="0"/>
                        </w:rPr>
                        <w:t>,</w:t>
                      </w:r>
                      <w:r w:rsidR="00002584">
                        <w:rPr>
                          <w:i w:val="0"/>
                          <w:iCs w:val="0"/>
                          <w:color w:val="auto"/>
                          <w:kern w:val="0"/>
                        </w:rPr>
                        <w:t xml:space="preserve"> </w:t>
                      </w:r>
                    </w:p>
                    <w:p w14:paraId="2DCF89C9" w14:textId="47224935" w:rsidR="003D34F3" w:rsidRDefault="00002584" w:rsidP="00E1400E">
                      <w:pPr>
                        <w:pStyle w:val="Caption"/>
                      </w:pPr>
                      <w:r w:rsidRPr="00FC575B">
                        <w:rPr>
                          <w:rFonts w:ascii="Arial" w:hAnsi="Arial" w:cs="Arial"/>
                          <w:b/>
                          <w:bCs/>
                          <w:i w:val="0"/>
                          <w:iCs w:val="0"/>
                          <w:color w:val="000000" w:themeColor="text1"/>
                          <w:sz w:val="20"/>
                          <w:szCs w:val="20"/>
                        </w:rPr>
                        <w:t>b)</w:t>
                      </w:r>
                      <w:r w:rsidRPr="00002584">
                        <w:rPr>
                          <w:i w:val="0"/>
                          <w:iCs w:val="0"/>
                          <w:color w:val="auto"/>
                          <w:kern w:val="0"/>
                        </w:rPr>
                        <w:t xml:space="preserve"> </w:t>
                      </w:r>
                      <w:r>
                        <w:rPr>
                          <w:i w:val="0"/>
                          <w:iCs w:val="0"/>
                          <w:color w:val="auto"/>
                          <w:kern w:val="0"/>
                        </w:rPr>
                        <w:t xml:space="preserve"> TWO POSSIBLE TRAJECTORIES FOR PEDESTRIAN A</w:t>
                      </w:r>
                    </w:p>
                    <w:p w14:paraId="0DE5B70B" w14:textId="77777777" w:rsidR="003D34F3" w:rsidRDefault="003D34F3" w:rsidP="00721214">
                      <w:pPr>
                        <w:jc w:val="center"/>
                      </w:pPr>
                    </w:p>
                  </w:txbxContent>
                </v:textbox>
                <w10:wrap type="topAndBottom"/>
              </v:shape>
            </w:pict>
          </mc:Fallback>
        </mc:AlternateContent>
      </w:r>
    </w:p>
    <w:p w14:paraId="289CFCAF" w14:textId="6C9150DE" w:rsidR="008B61D2" w:rsidRPr="0012344E" w:rsidRDefault="008B61D2" w:rsidP="005E134D">
      <w:pPr>
        <w:pStyle w:val="NomenclatureClauseTitle"/>
        <w:numPr>
          <w:ilvl w:val="0"/>
          <w:numId w:val="3"/>
        </w:numPr>
        <w:spacing w:before="0"/>
        <w:ind w:left="360"/>
        <w:jc w:val="left"/>
      </w:pPr>
      <w:r w:rsidRPr="0012344E">
        <w:t>INTRODUCTION</w:t>
      </w:r>
    </w:p>
    <w:p w14:paraId="08C8C8B2" w14:textId="68099C01" w:rsidR="00F978CE" w:rsidRPr="003469AD" w:rsidRDefault="006C707F" w:rsidP="00F978CE">
      <w:pPr>
        <w:pStyle w:val="NomenclatureClauseTitle"/>
        <w:spacing w:before="0"/>
        <w:ind w:firstLine="360"/>
        <w:rPr>
          <w:rFonts w:ascii="Times New Roman" w:hAnsi="Times New Roman"/>
          <w:b w:val="0"/>
          <w:caps w:val="0"/>
        </w:rPr>
      </w:pPr>
      <w:r w:rsidRPr="002761EE">
        <w:rPr>
          <w:rFonts w:ascii="Times New Roman" w:hAnsi="Times New Roman"/>
          <w:b w:val="0"/>
          <w:caps w:val="0"/>
        </w:rPr>
        <w:t>Industry 4.0 projects a rise in the use of collaborative robots in manufacturing settings leading to ubiquitous co-robots in smart factories of the future</w:t>
      </w:r>
      <w:r w:rsidR="00AB4A49" w:rsidRPr="002761EE">
        <w:rPr>
          <w:rFonts w:ascii="Times New Roman" w:hAnsi="Times New Roman"/>
          <w:b w:val="0"/>
          <w:caps w:val="0"/>
        </w:rPr>
        <w:t>,</w:t>
      </w:r>
      <w:r w:rsidRPr="002761EE">
        <w:rPr>
          <w:rFonts w:ascii="Times New Roman" w:hAnsi="Times New Roman"/>
          <w:b w:val="0"/>
          <w:caps w:val="0"/>
        </w:rPr>
        <w:t xml:space="preserve"> particular</w:t>
      </w:r>
      <w:r w:rsidR="00AB4A49" w:rsidRPr="002761EE">
        <w:rPr>
          <w:rFonts w:ascii="Times New Roman" w:hAnsi="Times New Roman"/>
          <w:b w:val="0"/>
          <w:caps w:val="0"/>
        </w:rPr>
        <w:t>ly</w:t>
      </w:r>
      <w:r w:rsidRPr="002761EE">
        <w:rPr>
          <w:rFonts w:ascii="Times New Roman" w:hAnsi="Times New Roman"/>
          <w:b w:val="0"/>
          <w:caps w:val="0"/>
        </w:rPr>
        <w:t xml:space="preserve"> in applications such as assembly and material handling.  One</w:t>
      </w:r>
      <w:r w:rsidR="00F978CE" w:rsidRPr="002761EE">
        <w:rPr>
          <w:rFonts w:ascii="Times New Roman" w:hAnsi="Times New Roman"/>
          <w:b w:val="0"/>
          <w:caps w:val="0"/>
        </w:rPr>
        <w:t xml:space="preserve"> of the main challenges in Human-Robot Collaboration (HRC) is ensuring safe interaction with humans in real-time while also ensuring maximum task efficiency.  To ensure safe interaction, the robot manipulator must be able to avoid collisions either by stopping motion or executing an alternative</w:t>
      </w:r>
      <w:r w:rsidR="0077335F" w:rsidRPr="002761EE">
        <w:rPr>
          <w:rFonts w:ascii="Times New Roman" w:hAnsi="Times New Roman"/>
          <w:b w:val="0"/>
          <w:caps w:val="0"/>
        </w:rPr>
        <w:t>,</w:t>
      </w:r>
      <w:r w:rsidR="00F978CE" w:rsidRPr="002761EE">
        <w:rPr>
          <w:rFonts w:ascii="Times New Roman" w:hAnsi="Times New Roman"/>
          <w:b w:val="0"/>
          <w:caps w:val="0"/>
        </w:rPr>
        <w:t xml:space="preserve"> collision-free trajectory. In manufacturing, stopping robot motion to wait for a possible collision situation to clear can add significant time to the workcell cycle.  Therefore, an </w:t>
      </w:r>
      <w:r w:rsidR="00EE152F" w:rsidRPr="002761EE">
        <w:rPr>
          <w:rFonts w:ascii="Times New Roman" w:hAnsi="Times New Roman"/>
          <w:b w:val="0"/>
          <w:caps w:val="0"/>
        </w:rPr>
        <w:t>alternate</w:t>
      </w:r>
      <w:r w:rsidR="00F978CE" w:rsidRPr="002761EE">
        <w:rPr>
          <w:rFonts w:ascii="Times New Roman" w:hAnsi="Times New Roman"/>
          <w:b w:val="0"/>
          <w:caps w:val="0"/>
        </w:rPr>
        <w:t xml:space="preserve"> trajectory, which may require real-time replanning, is needed to minimize cycle time delays.  However, replanning may require selecting trajectories with rapid changes in robot velocity </w:t>
      </w:r>
      <w:r w:rsidR="00C37AE0" w:rsidRPr="002761EE">
        <w:rPr>
          <w:rFonts w:ascii="Times New Roman" w:hAnsi="Times New Roman"/>
          <w:b w:val="0"/>
          <w:caps w:val="0"/>
        </w:rPr>
        <w:t>when</w:t>
      </w:r>
      <w:r w:rsidR="00F978CE" w:rsidRPr="002761EE">
        <w:rPr>
          <w:rFonts w:ascii="Times New Roman" w:hAnsi="Times New Roman"/>
          <w:b w:val="0"/>
          <w:caps w:val="0"/>
        </w:rPr>
        <w:t xml:space="preserve"> an unforeseen collision becomes imminent.  As found </w:t>
      </w:r>
      <w:r w:rsidR="00F758EE" w:rsidRPr="002761EE">
        <w:rPr>
          <w:rFonts w:ascii="Times New Roman" w:hAnsi="Times New Roman"/>
          <w:b w:val="0"/>
          <w:caps w:val="0"/>
        </w:rPr>
        <w:t>by Nicora et al</w:t>
      </w:r>
      <w:r w:rsidR="00291D55" w:rsidRPr="002761EE">
        <w:rPr>
          <w:rFonts w:ascii="Times New Roman" w:hAnsi="Times New Roman"/>
          <w:b w:val="0"/>
          <w:caps w:val="0"/>
        </w:rPr>
        <w:t>.</w:t>
      </w:r>
      <w:r w:rsidR="00AA53C7" w:rsidRPr="002761EE">
        <w:rPr>
          <w:rFonts w:ascii="Times New Roman" w:hAnsi="Times New Roman"/>
          <w:b w:val="0"/>
          <w:caps w:val="0"/>
        </w:rPr>
        <w:t xml:space="preserve"> </w:t>
      </w:r>
      <w:r w:rsidR="003C7255" w:rsidRPr="002761EE">
        <w:rPr>
          <w:rFonts w:ascii="Times New Roman" w:hAnsi="Times New Roman"/>
          <w:b w:val="0"/>
          <w:bCs/>
          <w:kern w:val="0"/>
        </w:rPr>
        <w:t>[</w:t>
      </w:r>
      <w:bookmarkStart w:id="4" w:name="ref9"/>
      <w:r w:rsidR="003C7255" w:rsidRPr="00FC575B">
        <w:rPr>
          <w:rFonts w:ascii="Times New Roman" w:hAnsi="Times New Roman"/>
          <w:b w:val="0"/>
          <w:bCs/>
          <w:kern w:val="0"/>
        </w:rPr>
        <w:fldChar w:fldCharType="begin"/>
      </w:r>
      <w:r w:rsidR="003C7255" w:rsidRPr="002761EE">
        <w:rPr>
          <w:rFonts w:ascii="Times New Roman" w:hAnsi="Times New Roman"/>
          <w:b w:val="0"/>
          <w:bCs/>
          <w:kern w:val="0"/>
        </w:rPr>
        <w:instrText xml:space="preserve"> SEQ </w:instrText>
      </w:r>
      <w:r w:rsidR="00C45E82" w:rsidRPr="002761EE">
        <w:rPr>
          <w:rFonts w:ascii="Times New Roman" w:hAnsi="Times New Roman"/>
          <w:b w:val="0"/>
          <w:bCs/>
          <w:kern w:val="0"/>
        </w:rPr>
        <w:instrText>Refs</w:instrText>
      </w:r>
      <w:r w:rsidR="003C7255" w:rsidRPr="002761EE">
        <w:rPr>
          <w:rFonts w:ascii="Times New Roman" w:hAnsi="Times New Roman"/>
          <w:b w:val="0"/>
          <w:bCs/>
          <w:kern w:val="0"/>
        </w:rPr>
        <w:instrText xml:space="preserve"> \* MERGEFORMAT </w:instrText>
      </w:r>
      <w:r w:rsidR="003C7255" w:rsidRPr="00FC575B">
        <w:rPr>
          <w:rFonts w:ascii="Times New Roman" w:hAnsi="Times New Roman"/>
          <w:b w:val="0"/>
          <w:bCs/>
          <w:kern w:val="0"/>
        </w:rPr>
        <w:fldChar w:fldCharType="separate"/>
      </w:r>
      <w:r w:rsidR="0053008A">
        <w:rPr>
          <w:rFonts w:ascii="Times New Roman" w:hAnsi="Times New Roman"/>
          <w:b w:val="0"/>
          <w:bCs/>
          <w:noProof/>
          <w:kern w:val="0"/>
        </w:rPr>
        <w:t>1</w:t>
      </w:r>
      <w:r w:rsidR="003C7255" w:rsidRPr="00FC575B">
        <w:rPr>
          <w:rFonts w:ascii="Times New Roman" w:hAnsi="Times New Roman"/>
          <w:b w:val="0"/>
          <w:bCs/>
          <w:kern w:val="0"/>
        </w:rPr>
        <w:fldChar w:fldCharType="end"/>
      </w:r>
      <w:bookmarkEnd w:id="4"/>
      <w:r w:rsidR="003C7255" w:rsidRPr="002761EE">
        <w:rPr>
          <w:rFonts w:ascii="Times New Roman" w:hAnsi="Times New Roman"/>
          <w:b w:val="0"/>
          <w:bCs/>
          <w:kern w:val="0"/>
        </w:rPr>
        <w:t>]</w:t>
      </w:r>
      <w:r w:rsidR="00F978CE" w:rsidRPr="002761EE">
        <w:rPr>
          <w:rFonts w:ascii="Times New Roman" w:hAnsi="Times New Roman"/>
          <w:b w:val="0"/>
          <w:caps w:val="0"/>
        </w:rPr>
        <w:t xml:space="preserve">, short reaction distances generally resulted in </w:t>
      </w:r>
      <w:r w:rsidR="009276B5" w:rsidRPr="002761EE">
        <w:rPr>
          <w:rFonts w:ascii="Times New Roman" w:hAnsi="Times New Roman"/>
          <w:b w:val="0"/>
          <w:caps w:val="0"/>
        </w:rPr>
        <w:t xml:space="preserve">increased </w:t>
      </w:r>
      <w:r w:rsidR="00F978CE" w:rsidRPr="002761EE">
        <w:rPr>
          <w:rFonts w:ascii="Times New Roman" w:hAnsi="Times New Roman"/>
          <w:b w:val="0"/>
          <w:caps w:val="0"/>
        </w:rPr>
        <w:t xml:space="preserve">execution times due to sharp turns the robot must make to avoid the collision, constrained by actuation acceleration limits. </w:t>
      </w:r>
      <w:r w:rsidR="005B4BCC">
        <w:rPr>
          <w:rFonts w:ascii="Times New Roman" w:hAnsi="Times New Roman"/>
          <w:b w:val="0"/>
          <w:caps w:val="0"/>
        </w:rPr>
        <w:t>Hence, a</w:t>
      </w:r>
      <w:r w:rsidR="00C37AE0" w:rsidRPr="002761EE">
        <w:rPr>
          <w:rFonts w:ascii="Times New Roman" w:hAnsi="Times New Roman"/>
          <w:b w:val="0"/>
          <w:caps w:val="0"/>
        </w:rPr>
        <w:t>ugmented</w:t>
      </w:r>
      <w:r w:rsidR="00F978CE" w:rsidRPr="002761EE">
        <w:rPr>
          <w:rFonts w:ascii="Times New Roman" w:hAnsi="Times New Roman"/>
          <w:b w:val="0"/>
          <w:caps w:val="0"/>
        </w:rPr>
        <w:t xml:space="preserve"> intelligence (seamless integration of sensing, cognition and prediction into the robot controller) is critical for real-time awareness, response and communication inside a heterogeneous </w:t>
      </w:r>
      <w:r w:rsidR="00954D91" w:rsidRPr="002761EE">
        <w:rPr>
          <w:rFonts w:ascii="Times New Roman" w:hAnsi="Times New Roman"/>
          <w:b w:val="0"/>
          <w:caps w:val="0"/>
        </w:rPr>
        <w:t xml:space="preserve">manufacturing </w:t>
      </w:r>
      <w:r w:rsidR="00C1172C" w:rsidRPr="002761EE">
        <w:rPr>
          <w:rFonts w:ascii="Times New Roman" w:hAnsi="Times New Roman"/>
          <w:b w:val="0"/>
          <w:caps w:val="0"/>
        </w:rPr>
        <w:t xml:space="preserve">cell </w:t>
      </w:r>
      <w:r w:rsidR="00F978CE" w:rsidRPr="002761EE">
        <w:rPr>
          <w:rFonts w:ascii="Times New Roman" w:hAnsi="Times New Roman"/>
          <w:b w:val="0"/>
          <w:caps w:val="0"/>
        </w:rPr>
        <w:t>(robots, humans, equipment).</w:t>
      </w:r>
      <w:r w:rsidR="00F978CE" w:rsidRPr="003469AD">
        <w:rPr>
          <w:rFonts w:ascii="Times New Roman" w:hAnsi="Times New Roman"/>
          <w:b w:val="0"/>
          <w:caps w:val="0"/>
        </w:rPr>
        <w:t xml:space="preserve"> </w:t>
      </w:r>
    </w:p>
    <w:p w14:paraId="19C7FDA7" w14:textId="21F45F43" w:rsidR="00F978CE" w:rsidRPr="003469AD" w:rsidRDefault="00F978CE" w:rsidP="00F978CE">
      <w:pPr>
        <w:pStyle w:val="BodyTextIndent"/>
      </w:pPr>
    </w:p>
    <w:p w14:paraId="7BF680FA" w14:textId="69D94FAB" w:rsidR="004830CF" w:rsidRDefault="004830CF" w:rsidP="00F33C02">
      <w:pPr>
        <w:pStyle w:val="NomenclatureClauseTitle"/>
        <w:tabs>
          <w:tab w:val="left" w:pos="360"/>
        </w:tabs>
        <w:spacing w:before="0"/>
        <w:rPr>
          <w:rFonts w:ascii="Times New Roman" w:hAnsi="Times New Roman"/>
          <w:b w:val="0"/>
          <w:caps w:val="0"/>
        </w:rPr>
      </w:pPr>
      <w:r w:rsidRPr="003469AD">
        <w:rPr>
          <w:rFonts w:ascii="Times New Roman" w:hAnsi="Times New Roman"/>
          <w:b w:val="0"/>
          <w:caps w:val="0"/>
        </w:rPr>
        <w:tab/>
      </w:r>
      <w:r w:rsidR="00F978CE" w:rsidRPr="003469AD">
        <w:rPr>
          <w:rFonts w:ascii="Times New Roman" w:hAnsi="Times New Roman"/>
          <w:b w:val="0"/>
          <w:caps w:val="0"/>
        </w:rPr>
        <w:t xml:space="preserve">Path planning in a 3D space has been a persistent challenge in robotics.  Much research has been conducted in </w:t>
      </w:r>
      <w:r w:rsidR="00524BAB">
        <w:rPr>
          <w:rFonts w:ascii="Times New Roman" w:hAnsi="Times New Roman"/>
          <w:b w:val="0"/>
          <w:caps w:val="0"/>
        </w:rPr>
        <w:t xml:space="preserve">developing </w:t>
      </w:r>
      <w:r w:rsidR="00F978CE" w:rsidRPr="003469AD">
        <w:rPr>
          <w:rFonts w:ascii="Times New Roman" w:hAnsi="Times New Roman"/>
          <w:b w:val="0"/>
          <w:caps w:val="0"/>
        </w:rPr>
        <w:t>path planning algorithms to improve performance with robot manipulators [</w:t>
      </w:r>
      <w:bookmarkStart w:id="5" w:name="ref1"/>
      <w:r w:rsidR="00F978CE" w:rsidRPr="003469AD">
        <w:rPr>
          <w:rFonts w:ascii="Times New Roman" w:hAnsi="Times New Roman"/>
          <w:b w:val="0"/>
          <w:caps w:val="0"/>
        </w:rPr>
        <w:fldChar w:fldCharType="begin"/>
      </w:r>
      <w:r w:rsidR="00F978CE" w:rsidRPr="003469AD">
        <w:rPr>
          <w:rFonts w:ascii="Times New Roman" w:hAnsi="Times New Roman"/>
          <w:b w:val="0"/>
          <w:caps w:val="0"/>
        </w:rPr>
        <w:instrText xml:space="preserve"> SEQ Refs \* MERGEFORMAT </w:instrText>
      </w:r>
      <w:r w:rsidR="00F978CE" w:rsidRPr="003469AD">
        <w:rPr>
          <w:rFonts w:ascii="Times New Roman" w:hAnsi="Times New Roman"/>
          <w:b w:val="0"/>
          <w:caps w:val="0"/>
        </w:rPr>
        <w:fldChar w:fldCharType="separate"/>
      </w:r>
      <w:r w:rsidR="0053008A">
        <w:rPr>
          <w:rFonts w:ascii="Times New Roman" w:hAnsi="Times New Roman"/>
          <w:b w:val="0"/>
          <w:caps w:val="0"/>
          <w:noProof/>
        </w:rPr>
        <w:t>2</w:t>
      </w:r>
      <w:r w:rsidR="00F978CE" w:rsidRPr="003469AD">
        <w:rPr>
          <w:rFonts w:ascii="Times New Roman" w:hAnsi="Times New Roman"/>
          <w:b w:val="0"/>
          <w:caps w:val="0"/>
        </w:rPr>
        <w:fldChar w:fldCharType="end"/>
      </w:r>
      <w:bookmarkEnd w:id="5"/>
      <w:r w:rsidR="00F978CE" w:rsidRPr="003469AD">
        <w:rPr>
          <w:rFonts w:ascii="Times New Roman" w:hAnsi="Times New Roman"/>
          <w:b w:val="0"/>
          <w:caps w:val="0"/>
        </w:rPr>
        <w:t>].  However, as algorithms become more complex, computational demand increases</w:t>
      </w:r>
      <w:r w:rsidR="00F33C02" w:rsidRPr="003469AD">
        <w:rPr>
          <w:rFonts w:ascii="Times New Roman" w:hAnsi="Times New Roman"/>
          <w:b w:val="0"/>
          <w:caps w:val="0"/>
        </w:rPr>
        <w:t xml:space="preserve">. </w:t>
      </w:r>
      <w:r w:rsidRPr="003469AD">
        <w:rPr>
          <w:rFonts w:ascii="Times New Roman" w:hAnsi="Times New Roman"/>
          <w:b w:val="0"/>
          <w:caps w:val="0"/>
        </w:rPr>
        <w:t>Another challenge in path planning has been crowded environments where obstacles are many and dynamic [</w:t>
      </w:r>
      <w:bookmarkStart w:id="6" w:name="ref15"/>
      <w:r w:rsidRPr="003469AD">
        <w:rPr>
          <w:rFonts w:ascii="Times New Roman" w:hAnsi="Times New Roman"/>
          <w:b w:val="0"/>
          <w:caps w:val="0"/>
        </w:rPr>
        <w:fldChar w:fldCharType="begin"/>
      </w:r>
      <w:r w:rsidRPr="003469AD">
        <w:rPr>
          <w:rFonts w:ascii="Times New Roman" w:hAnsi="Times New Roman"/>
          <w:b w:val="0"/>
          <w:caps w:val="0"/>
        </w:rPr>
        <w:instrText xml:space="preserve"> SEQ Refs \* MERGEFORMAT </w:instrText>
      </w:r>
      <w:r w:rsidRPr="003469AD">
        <w:rPr>
          <w:rFonts w:ascii="Times New Roman" w:hAnsi="Times New Roman"/>
          <w:b w:val="0"/>
          <w:caps w:val="0"/>
        </w:rPr>
        <w:fldChar w:fldCharType="separate"/>
      </w:r>
      <w:r w:rsidR="0053008A">
        <w:rPr>
          <w:rFonts w:ascii="Times New Roman" w:hAnsi="Times New Roman"/>
          <w:b w:val="0"/>
          <w:caps w:val="0"/>
          <w:noProof/>
        </w:rPr>
        <w:t>3</w:t>
      </w:r>
      <w:r w:rsidRPr="003469AD">
        <w:rPr>
          <w:rFonts w:ascii="Times New Roman" w:hAnsi="Times New Roman"/>
          <w:b w:val="0"/>
          <w:caps w:val="0"/>
        </w:rPr>
        <w:fldChar w:fldCharType="end"/>
      </w:r>
      <w:bookmarkEnd w:id="6"/>
      <w:r w:rsidRPr="003469AD">
        <w:rPr>
          <w:rFonts w:ascii="Times New Roman" w:hAnsi="Times New Roman"/>
          <w:b w:val="0"/>
          <w:caps w:val="0"/>
        </w:rPr>
        <w:t xml:space="preserve">].  This challenge can easily be visualized with the </w:t>
      </w:r>
      <w:r w:rsidR="005E6E25">
        <w:rPr>
          <w:rFonts w:ascii="Times New Roman" w:hAnsi="Times New Roman"/>
          <w:b w:val="0"/>
          <w:caps w:val="0"/>
        </w:rPr>
        <w:t>2D</w:t>
      </w:r>
      <w:r w:rsidRPr="003469AD">
        <w:rPr>
          <w:rFonts w:ascii="Times New Roman" w:hAnsi="Times New Roman"/>
          <w:b w:val="0"/>
          <w:caps w:val="0"/>
        </w:rPr>
        <w:t xml:space="preserve"> example of pedestrians walking along a path, shown in </w:t>
      </w:r>
      <w:r w:rsidR="0073086A">
        <w:rPr>
          <w:rFonts w:ascii="Times New Roman" w:hAnsi="Times New Roman"/>
          <w:b w:val="0"/>
          <w:caps w:val="0"/>
        </w:rPr>
        <w:t>Fig.</w:t>
      </w:r>
      <w:r w:rsidRPr="003469AD">
        <w:rPr>
          <w:rFonts w:ascii="Times New Roman" w:hAnsi="Times New Roman"/>
          <w:b w:val="0"/>
          <w:caps w:val="0"/>
        </w:rPr>
        <w:t xml:space="preserve"> </w:t>
      </w:r>
      <w:r w:rsidR="005C39E0">
        <w:rPr>
          <w:rFonts w:ascii="Times New Roman" w:hAnsi="Times New Roman"/>
          <w:b w:val="0"/>
          <w:caps w:val="0"/>
        </w:rPr>
        <w:fldChar w:fldCharType="begin"/>
      </w:r>
      <w:r w:rsidR="005C39E0">
        <w:rPr>
          <w:rFonts w:ascii="Times New Roman" w:hAnsi="Times New Roman"/>
          <w:b w:val="0"/>
          <w:caps w:val="0"/>
        </w:rPr>
        <w:instrText xml:space="preserve"> REF _Ref56863995 \h \# "0"</w:instrText>
      </w:r>
      <w:r w:rsidR="005C39E0">
        <w:rPr>
          <w:rFonts w:ascii="Times New Roman" w:hAnsi="Times New Roman"/>
          <w:b w:val="0"/>
          <w:caps w:val="0"/>
        </w:rPr>
      </w:r>
      <w:r w:rsidR="005C39E0">
        <w:rPr>
          <w:rFonts w:ascii="Times New Roman" w:hAnsi="Times New Roman"/>
          <w:b w:val="0"/>
          <w:caps w:val="0"/>
        </w:rPr>
        <w:fldChar w:fldCharType="separate"/>
      </w:r>
      <w:r w:rsidR="0053008A">
        <w:rPr>
          <w:rFonts w:ascii="Times New Roman" w:hAnsi="Times New Roman"/>
          <w:b w:val="0"/>
          <w:caps w:val="0"/>
        </w:rPr>
        <w:t>1</w:t>
      </w:r>
      <w:r w:rsidR="005C39E0">
        <w:rPr>
          <w:rFonts w:ascii="Times New Roman" w:hAnsi="Times New Roman"/>
          <w:b w:val="0"/>
          <w:caps w:val="0"/>
        </w:rPr>
        <w:fldChar w:fldCharType="end"/>
      </w:r>
      <w:r w:rsidRPr="003469AD">
        <w:rPr>
          <w:rFonts w:ascii="Times New Roman" w:hAnsi="Times New Roman"/>
          <w:b w:val="0"/>
          <w:caps w:val="0"/>
        </w:rPr>
        <w:t xml:space="preserve">.  If pedestrian A is approaching two other pedestrians, pedestrian B and pedestrian C, </w:t>
      </w:r>
      <w:r w:rsidR="008F6A72">
        <w:rPr>
          <w:rFonts w:ascii="Times New Roman" w:hAnsi="Times New Roman"/>
          <w:b w:val="0"/>
          <w:caps w:val="0"/>
        </w:rPr>
        <w:t>then</w:t>
      </w:r>
      <w:r w:rsidR="008F6A72" w:rsidRPr="003469AD">
        <w:rPr>
          <w:rFonts w:ascii="Times New Roman" w:hAnsi="Times New Roman"/>
          <w:b w:val="0"/>
          <w:caps w:val="0"/>
        </w:rPr>
        <w:t xml:space="preserve"> </w:t>
      </w:r>
      <w:r w:rsidRPr="003469AD">
        <w:rPr>
          <w:rFonts w:ascii="Times New Roman" w:hAnsi="Times New Roman"/>
          <w:b w:val="0"/>
          <w:caps w:val="0"/>
        </w:rPr>
        <w:t>the three pedestrians’ paths might converge at some time in the future, t</w:t>
      </w:r>
      <w:r w:rsidRPr="007050B3">
        <w:rPr>
          <w:rFonts w:ascii="Times New Roman" w:hAnsi="Times New Roman"/>
          <w:b w:val="0"/>
          <w:caps w:val="0"/>
          <w:vertAlign w:val="subscript"/>
        </w:rPr>
        <w:t>f</w:t>
      </w:r>
      <w:r w:rsidR="00945DA7">
        <w:rPr>
          <w:rFonts w:ascii="Times New Roman" w:hAnsi="Times New Roman"/>
          <w:b w:val="0"/>
          <w:caps w:val="0"/>
        </w:rPr>
        <w:t>.</w:t>
      </w:r>
      <w:r w:rsidRPr="003469AD">
        <w:rPr>
          <w:rFonts w:ascii="Times New Roman" w:hAnsi="Times New Roman"/>
          <w:b w:val="0"/>
          <w:caps w:val="0"/>
        </w:rPr>
        <w:t xml:space="preserve"> </w:t>
      </w:r>
      <w:r w:rsidR="006057E9">
        <w:rPr>
          <w:rFonts w:ascii="Times New Roman" w:hAnsi="Times New Roman"/>
          <w:b w:val="0"/>
          <w:caps w:val="0"/>
        </w:rPr>
        <w:t>P</w:t>
      </w:r>
      <w:r w:rsidRPr="003469AD">
        <w:rPr>
          <w:rFonts w:ascii="Times New Roman" w:hAnsi="Times New Roman"/>
          <w:b w:val="0"/>
          <w:caps w:val="0"/>
        </w:rPr>
        <w:t>edestrian A will observe the motions of pedestrians B and C and try to infer what</w:t>
      </w:r>
      <w:r w:rsidR="00215497">
        <w:rPr>
          <w:rFonts w:ascii="Times New Roman" w:hAnsi="Times New Roman"/>
          <w:b w:val="0"/>
          <w:caps w:val="0"/>
        </w:rPr>
        <w:t xml:space="preserve"> </w:t>
      </w:r>
      <w:r w:rsidRPr="003469AD">
        <w:rPr>
          <w:rFonts w:ascii="Times New Roman" w:hAnsi="Times New Roman"/>
          <w:b w:val="0"/>
          <w:caps w:val="0"/>
        </w:rPr>
        <w:t xml:space="preserve">future </w:t>
      </w:r>
      <w:r w:rsidR="00E91A21">
        <w:rPr>
          <w:rFonts w:ascii="Times New Roman" w:hAnsi="Times New Roman"/>
          <w:b w:val="0"/>
          <w:caps w:val="0"/>
        </w:rPr>
        <w:t>paths</w:t>
      </w:r>
      <w:r w:rsidR="00215497">
        <w:rPr>
          <w:rFonts w:ascii="Times New Roman" w:hAnsi="Times New Roman"/>
          <w:b w:val="0"/>
          <w:caps w:val="0"/>
        </w:rPr>
        <w:t xml:space="preserve"> they will</w:t>
      </w:r>
      <w:r w:rsidR="00E91A21">
        <w:rPr>
          <w:rFonts w:ascii="Times New Roman" w:hAnsi="Times New Roman"/>
          <w:b w:val="0"/>
          <w:caps w:val="0"/>
        </w:rPr>
        <w:t xml:space="preserve"> take</w:t>
      </w:r>
      <w:r w:rsidRPr="003469AD">
        <w:rPr>
          <w:rFonts w:ascii="Times New Roman" w:hAnsi="Times New Roman"/>
          <w:b w:val="0"/>
          <w:caps w:val="0"/>
        </w:rPr>
        <w:t xml:space="preserve">.  </w:t>
      </w:r>
      <w:r w:rsidR="004C2E8E">
        <w:rPr>
          <w:rFonts w:ascii="Times New Roman" w:hAnsi="Times New Roman"/>
          <w:b w:val="0"/>
          <w:caps w:val="0"/>
        </w:rPr>
        <w:t xml:space="preserve">Depending on the inferred paths, </w:t>
      </w:r>
      <w:r w:rsidRPr="003469AD">
        <w:rPr>
          <w:rFonts w:ascii="Times New Roman" w:hAnsi="Times New Roman"/>
          <w:b w:val="0"/>
          <w:caps w:val="0"/>
        </w:rPr>
        <w:t xml:space="preserve">pedestrian A </w:t>
      </w:r>
      <w:r w:rsidR="00CC4705">
        <w:rPr>
          <w:rFonts w:ascii="Times New Roman" w:hAnsi="Times New Roman"/>
          <w:b w:val="0"/>
          <w:caps w:val="0"/>
        </w:rPr>
        <w:t>might</w:t>
      </w:r>
      <w:r w:rsidR="00CC4705" w:rsidRPr="003469AD">
        <w:rPr>
          <w:rFonts w:ascii="Times New Roman" w:hAnsi="Times New Roman"/>
          <w:b w:val="0"/>
          <w:caps w:val="0"/>
        </w:rPr>
        <w:t xml:space="preserve"> </w:t>
      </w:r>
      <w:r w:rsidRPr="003469AD">
        <w:rPr>
          <w:rFonts w:ascii="Times New Roman" w:hAnsi="Times New Roman"/>
          <w:b w:val="0"/>
          <w:caps w:val="0"/>
        </w:rPr>
        <w:t>make a trajectory change to avoid the gap between pedestrians B and C at time t</w:t>
      </w:r>
      <w:r w:rsidRPr="007050B3">
        <w:rPr>
          <w:rFonts w:ascii="Times New Roman" w:hAnsi="Times New Roman"/>
          <w:b w:val="0"/>
          <w:caps w:val="0"/>
          <w:vertAlign w:val="subscript"/>
        </w:rPr>
        <w:t>f</w:t>
      </w:r>
      <w:r w:rsidRPr="003469AD">
        <w:rPr>
          <w:rFonts w:ascii="Times New Roman" w:hAnsi="Times New Roman"/>
          <w:b w:val="0"/>
          <w:caps w:val="0"/>
        </w:rPr>
        <w:t>.</w:t>
      </w:r>
      <w:r w:rsidR="004B14F8" w:rsidRPr="003469AD">
        <w:rPr>
          <w:rFonts w:ascii="Times New Roman" w:hAnsi="Times New Roman"/>
          <w:b w:val="0"/>
          <w:caps w:val="0"/>
        </w:rPr>
        <w:t xml:space="preserve"> </w:t>
      </w:r>
    </w:p>
    <w:p w14:paraId="475B1B69" w14:textId="77777777" w:rsidR="00563CCC" w:rsidRPr="00563CCC" w:rsidRDefault="00563CCC" w:rsidP="00FC575B">
      <w:pPr>
        <w:pStyle w:val="BodyTextIndent"/>
      </w:pPr>
    </w:p>
    <w:p w14:paraId="17B3975A" w14:textId="332DDD3A" w:rsidR="004B14F8" w:rsidRPr="003469AD" w:rsidRDefault="004B14F8" w:rsidP="00FC4AAE">
      <w:pPr>
        <w:pStyle w:val="BodyTextIndent"/>
      </w:pPr>
      <w:r w:rsidRPr="003469AD">
        <w:t xml:space="preserve">Many replanning algorithms avoid the complications of dynamic obstacles by </w:t>
      </w:r>
      <w:r w:rsidR="00F75A66" w:rsidRPr="003469AD">
        <w:t>assuming</w:t>
      </w:r>
      <w:r w:rsidRPr="003469AD">
        <w:t xml:space="preserve"> that obstacles, which are dynamic between initial and final time, are static at each time step </w:t>
      </w:r>
      <w:r w:rsidRPr="003469AD">
        <w:rPr>
          <w:rFonts w:eastAsia="MS Mincho"/>
          <w:caps/>
        </w:rPr>
        <w:t>[</w:t>
      </w:r>
      <w:bookmarkStart w:id="7" w:name="ref4"/>
      <w:r w:rsidRPr="003469AD">
        <w:rPr>
          <w:rFonts w:eastAsia="MS Mincho"/>
          <w:caps/>
        </w:rPr>
        <w:fldChar w:fldCharType="begin"/>
      </w:r>
      <w:r w:rsidRPr="003469AD">
        <w:rPr>
          <w:rFonts w:eastAsia="MS Mincho"/>
          <w:caps/>
        </w:rPr>
        <w:instrText xml:space="preserve"> SEQ Refs \* MERGEFORMAT </w:instrText>
      </w:r>
      <w:r w:rsidRPr="003469AD">
        <w:rPr>
          <w:rFonts w:eastAsia="MS Mincho"/>
          <w:caps/>
        </w:rPr>
        <w:fldChar w:fldCharType="separate"/>
      </w:r>
      <w:r w:rsidR="0053008A">
        <w:rPr>
          <w:rFonts w:eastAsia="MS Mincho"/>
          <w:caps/>
          <w:noProof/>
        </w:rPr>
        <w:t>4</w:t>
      </w:r>
      <w:r w:rsidRPr="003469AD">
        <w:rPr>
          <w:rFonts w:eastAsia="MS Mincho"/>
          <w:caps/>
        </w:rPr>
        <w:fldChar w:fldCharType="end"/>
      </w:r>
      <w:bookmarkEnd w:id="7"/>
      <w:r w:rsidRPr="003469AD">
        <w:rPr>
          <w:rFonts w:eastAsia="MS Mincho"/>
          <w:caps/>
        </w:rPr>
        <w:t>]</w:t>
      </w:r>
      <w:r w:rsidRPr="003469AD">
        <w:t xml:space="preserve">.  Another simplification </w:t>
      </w:r>
      <w:r w:rsidR="008C751D">
        <w:t>is</w:t>
      </w:r>
      <w:r w:rsidRPr="003469AD">
        <w:t xml:space="preserve"> account</w:t>
      </w:r>
      <w:r w:rsidR="008C751D">
        <w:t>ing</w:t>
      </w:r>
      <w:r w:rsidR="0014722B">
        <w:t xml:space="preserve"> only</w:t>
      </w:r>
      <w:r w:rsidRPr="003469AD">
        <w:t xml:space="preserve"> for the tip of the end effector when considering collisions </w:t>
      </w:r>
      <w:r w:rsidRPr="003469AD">
        <w:rPr>
          <w:bCs/>
          <w:caps/>
        </w:rPr>
        <w:t>[</w:t>
      </w:r>
      <w:bookmarkStart w:id="8" w:name="ref16"/>
      <w:r w:rsidRPr="003469AD">
        <w:rPr>
          <w:bCs/>
          <w:caps/>
        </w:rPr>
        <w:fldChar w:fldCharType="begin"/>
      </w:r>
      <w:r w:rsidRPr="003469AD">
        <w:rPr>
          <w:bCs/>
          <w:caps/>
        </w:rPr>
        <w:instrText xml:space="preserve"> SEQ Refs \* MERGEFORMAT </w:instrText>
      </w:r>
      <w:r w:rsidRPr="003469AD">
        <w:rPr>
          <w:bCs/>
          <w:caps/>
        </w:rPr>
        <w:fldChar w:fldCharType="separate"/>
      </w:r>
      <w:r w:rsidR="0053008A">
        <w:rPr>
          <w:bCs/>
          <w:caps/>
          <w:noProof/>
        </w:rPr>
        <w:t>5</w:t>
      </w:r>
      <w:r w:rsidRPr="003469AD">
        <w:rPr>
          <w:bCs/>
          <w:caps/>
        </w:rPr>
        <w:fldChar w:fldCharType="end"/>
      </w:r>
      <w:bookmarkEnd w:id="8"/>
      <w:r w:rsidRPr="003469AD">
        <w:rPr>
          <w:bCs/>
          <w:caps/>
        </w:rPr>
        <w:t>]</w:t>
      </w:r>
      <w:r w:rsidRPr="003469AD">
        <w:t>.</w:t>
      </w:r>
      <w:r w:rsidR="009302B6">
        <w:t xml:space="preserve"> </w:t>
      </w:r>
      <w:r w:rsidRPr="003469AD">
        <w:t xml:space="preserve">These assumptions could be hazardous when a robot is working </w:t>
      </w:r>
      <w:r w:rsidR="005C454D">
        <w:t xml:space="preserve">amongst </w:t>
      </w:r>
      <w:r w:rsidR="005C454D" w:rsidRPr="003469AD">
        <w:t>a</w:t>
      </w:r>
      <w:r w:rsidRPr="003469AD">
        <w:t xml:space="preserve"> human or working in synchronization with the human.</w:t>
      </w:r>
    </w:p>
    <w:p w14:paraId="5FC215F6" w14:textId="43A0C956" w:rsidR="004B14F8" w:rsidRPr="003469AD" w:rsidRDefault="004B14F8" w:rsidP="004B14F8">
      <w:pPr>
        <w:ind w:firstLine="360"/>
      </w:pPr>
    </w:p>
    <w:p w14:paraId="33D15609" w14:textId="4253D59C" w:rsidR="004B14F8" w:rsidRPr="003469AD" w:rsidRDefault="004B14F8" w:rsidP="004B14F8">
      <w:pPr>
        <w:ind w:firstLine="360"/>
      </w:pPr>
      <w:r w:rsidRPr="003469AD">
        <w:t>A recent area of research is predicting obstacle trajectories.  Mainprice and Berenson utilize</w:t>
      </w:r>
      <w:r w:rsidR="004A41E6">
        <w:t>d</w:t>
      </w:r>
      <w:r w:rsidRPr="003469AD">
        <w:t xml:space="preserve"> a Gaussian Mixture Model (GMM) to extract human motion</w:t>
      </w:r>
      <w:r w:rsidR="00372016">
        <w:t xml:space="preserve"> and compute lik</w:t>
      </w:r>
      <w:r w:rsidR="00937CAE">
        <w:t>elihood of workspace occupancy</w:t>
      </w:r>
      <w:r w:rsidRPr="003469AD">
        <w:t xml:space="preserve"> from data collected from a</w:t>
      </w:r>
      <w:r w:rsidR="004A41E6">
        <w:t xml:space="preserve"> </w:t>
      </w:r>
      <w:r w:rsidRPr="003469AD">
        <w:t xml:space="preserve">depth </w:t>
      </w:r>
      <w:r w:rsidR="004A41E6">
        <w:t>camera</w:t>
      </w:r>
      <w:r w:rsidRPr="003469AD">
        <w:t xml:space="preserve"> </w:t>
      </w:r>
      <w:r w:rsidRPr="003469AD">
        <w:rPr>
          <w:bCs/>
          <w:caps/>
        </w:rPr>
        <w:t>[</w:t>
      </w:r>
      <w:bookmarkStart w:id="9" w:name="ref17"/>
      <w:r w:rsidRPr="003469AD">
        <w:rPr>
          <w:bCs/>
          <w:caps/>
        </w:rPr>
        <w:fldChar w:fldCharType="begin"/>
      </w:r>
      <w:r w:rsidRPr="003469AD">
        <w:rPr>
          <w:bCs/>
          <w:caps/>
        </w:rPr>
        <w:instrText xml:space="preserve"> SEQ Refs \* MERGEFORMAT </w:instrText>
      </w:r>
      <w:r w:rsidRPr="003469AD">
        <w:rPr>
          <w:bCs/>
          <w:caps/>
        </w:rPr>
        <w:fldChar w:fldCharType="separate"/>
      </w:r>
      <w:r w:rsidR="0053008A">
        <w:rPr>
          <w:bCs/>
          <w:caps/>
          <w:noProof/>
        </w:rPr>
        <w:t>6</w:t>
      </w:r>
      <w:r w:rsidRPr="003469AD">
        <w:rPr>
          <w:bCs/>
          <w:caps/>
        </w:rPr>
        <w:fldChar w:fldCharType="end"/>
      </w:r>
      <w:bookmarkEnd w:id="9"/>
      <w:r w:rsidRPr="003469AD">
        <w:rPr>
          <w:bCs/>
          <w:caps/>
        </w:rPr>
        <w:t>]</w:t>
      </w:r>
      <w:r w:rsidRPr="003469AD">
        <w:t>.  Liu and Wang utilize</w:t>
      </w:r>
      <w:r w:rsidR="00834E15">
        <w:t>d</w:t>
      </w:r>
      <w:r w:rsidRPr="003469AD">
        <w:t xml:space="preserve"> the notion that human actions in a workcell cycle are a linear sequence that is pre-defined for a manufacturing task</w:t>
      </w:r>
      <w:r w:rsidR="002A52B7">
        <w:t xml:space="preserve"> and created</w:t>
      </w:r>
      <w:r w:rsidR="0040786E">
        <w:t xml:space="preserve"> </w:t>
      </w:r>
      <w:r w:rsidR="00CB7C2A" w:rsidRPr="003469AD">
        <w:t>a Hidden Markov Model to predict human motions</w:t>
      </w:r>
      <w:r w:rsidRPr="003469AD">
        <w:t xml:space="preserve"> </w:t>
      </w:r>
      <w:r w:rsidRPr="003469AD">
        <w:rPr>
          <w:bCs/>
          <w:caps/>
        </w:rPr>
        <w:t>[</w:t>
      </w:r>
      <w:bookmarkStart w:id="10" w:name="ref18"/>
      <w:r w:rsidRPr="003469AD">
        <w:rPr>
          <w:bCs/>
          <w:caps/>
        </w:rPr>
        <w:fldChar w:fldCharType="begin"/>
      </w:r>
      <w:r w:rsidRPr="003469AD">
        <w:rPr>
          <w:bCs/>
          <w:caps/>
        </w:rPr>
        <w:instrText xml:space="preserve"> SEQ Refs \* MERGEFORMAT </w:instrText>
      </w:r>
      <w:r w:rsidRPr="003469AD">
        <w:rPr>
          <w:bCs/>
          <w:caps/>
        </w:rPr>
        <w:fldChar w:fldCharType="separate"/>
      </w:r>
      <w:r w:rsidR="0053008A">
        <w:rPr>
          <w:bCs/>
          <w:caps/>
          <w:noProof/>
        </w:rPr>
        <w:t>7</w:t>
      </w:r>
      <w:r w:rsidRPr="003469AD">
        <w:rPr>
          <w:bCs/>
          <w:caps/>
        </w:rPr>
        <w:fldChar w:fldCharType="end"/>
      </w:r>
      <w:bookmarkEnd w:id="10"/>
      <w:r w:rsidRPr="003469AD">
        <w:rPr>
          <w:bCs/>
          <w:caps/>
        </w:rPr>
        <w:t>]</w:t>
      </w:r>
      <w:r w:rsidRPr="003469AD">
        <w:t xml:space="preserve">. </w:t>
      </w:r>
      <w:r w:rsidR="002D269A">
        <w:rPr>
          <w:bCs/>
          <w:caps/>
        </w:rPr>
        <w:t>z</w:t>
      </w:r>
      <w:r w:rsidR="002D269A">
        <w:rPr>
          <w:bCs/>
        </w:rPr>
        <w:t xml:space="preserve">hang </w:t>
      </w:r>
      <w:r w:rsidRPr="003469AD">
        <w:t xml:space="preserve">et al. utilized </w:t>
      </w:r>
      <w:r w:rsidR="002D269A">
        <w:t>recurrent</w:t>
      </w:r>
      <w:r w:rsidRPr="003469AD">
        <w:t xml:space="preserve"> neural networks to recognize human tasks and predict future human motion trajectories</w:t>
      </w:r>
      <w:r w:rsidR="002D269A">
        <w:t xml:space="preserve">, including </w:t>
      </w:r>
      <w:r w:rsidR="002622F6">
        <w:t>time data</w:t>
      </w:r>
      <w:r w:rsidRPr="003469AD">
        <w:t xml:space="preserve"> </w:t>
      </w:r>
      <w:r w:rsidRPr="003469AD">
        <w:rPr>
          <w:bCs/>
          <w:caps/>
        </w:rPr>
        <w:t>[</w:t>
      </w:r>
      <w:bookmarkStart w:id="11" w:name="ref19"/>
      <w:r w:rsidRPr="003469AD">
        <w:rPr>
          <w:bCs/>
          <w:caps/>
        </w:rPr>
        <w:fldChar w:fldCharType="begin"/>
      </w:r>
      <w:r w:rsidRPr="003469AD">
        <w:rPr>
          <w:bCs/>
          <w:caps/>
        </w:rPr>
        <w:instrText xml:space="preserve"> SEQ Refs \* MERGEFORMAT </w:instrText>
      </w:r>
      <w:r w:rsidRPr="003469AD">
        <w:rPr>
          <w:bCs/>
          <w:caps/>
        </w:rPr>
        <w:fldChar w:fldCharType="separate"/>
      </w:r>
      <w:r w:rsidR="0053008A">
        <w:rPr>
          <w:bCs/>
          <w:caps/>
          <w:noProof/>
        </w:rPr>
        <w:t>8</w:t>
      </w:r>
      <w:r w:rsidRPr="003469AD">
        <w:rPr>
          <w:bCs/>
          <w:caps/>
        </w:rPr>
        <w:fldChar w:fldCharType="end"/>
      </w:r>
      <w:bookmarkEnd w:id="11"/>
      <w:r w:rsidRPr="003469AD">
        <w:rPr>
          <w:bCs/>
          <w:caps/>
        </w:rPr>
        <w:t xml:space="preserve">]. </w:t>
      </w:r>
      <w:r w:rsidRPr="003469AD">
        <w:rPr>
          <w:bCs/>
        </w:rPr>
        <w:t xml:space="preserve">In an offline approach to workspace sharing for human-robot cooperation, Pelligrinelli et al. </w:t>
      </w:r>
      <w:r w:rsidR="00291D15" w:rsidRPr="003469AD">
        <w:rPr>
          <w:bCs/>
          <w:caps/>
        </w:rPr>
        <w:t>[</w:t>
      </w:r>
      <w:bookmarkStart w:id="12" w:name="ref21"/>
      <w:r w:rsidR="00291D15" w:rsidRPr="003469AD">
        <w:rPr>
          <w:bCs/>
          <w:caps/>
        </w:rPr>
        <w:fldChar w:fldCharType="begin"/>
      </w:r>
      <w:r w:rsidR="00291D15" w:rsidRPr="003469AD">
        <w:rPr>
          <w:bCs/>
          <w:caps/>
        </w:rPr>
        <w:instrText xml:space="preserve"> SEQ Refs \* MERGEFORMAT </w:instrText>
      </w:r>
      <w:r w:rsidR="00291D15" w:rsidRPr="003469AD">
        <w:rPr>
          <w:bCs/>
          <w:caps/>
        </w:rPr>
        <w:fldChar w:fldCharType="separate"/>
      </w:r>
      <w:r w:rsidR="0053008A">
        <w:rPr>
          <w:bCs/>
          <w:caps/>
          <w:noProof/>
        </w:rPr>
        <w:t>9</w:t>
      </w:r>
      <w:r w:rsidR="00291D15" w:rsidRPr="003469AD">
        <w:rPr>
          <w:bCs/>
          <w:caps/>
        </w:rPr>
        <w:fldChar w:fldCharType="end"/>
      </w:r>
      <w:bookmarkEnd w:id="12"/>
      <w:r w:rsidR="00291D15" w:rsidRPr="003469AD">
        <w:rPr>
          <w:bCs/>
          <w:caps/>
        </w:rPr>
        <w:t>]</w:t>
      </w:r>
      <w:r w:rsidRPr="003469AD">
        <w:rPr>
          <w:bCs/>
        </w:rPr>
        <w:t xml:space="preserve"> generate</w:t>
      </w:r>
      <w:r w:rsidR="00547AE5">
        <w:rPr>
          <w:bCs/>
        </w:rPr>
        <w:t>d</w:t>
      </w:r>
      <w:r w:rsidRPr="003469AD">
        <w:rPr>
          <w:bCs/>
        </w:rPr>
        <w:t xml:space="preserve"> Human Occupancy Volumes that yield </w:t>
      </w:r>
      <w:r w:rsidR="00937CAE" w:rsidRPr="003469AD">
        <w:rPr>
          <w:bCs/>
        </w:rPr>
        <w:t>a</w:t>
      </w:r>
      <w:r w:rsidR="002A52B7">
        <w:rPr>
          <w:bCs/>
        </w:rPr>
        <w:t xml:space="preserve">n </w:t>
      </w:r>
      <w:r w:rsidRPr="003469AD">
        <w:rPr>
          <w:bCs/>
        </w:rPr>
        <w:t xml:space="preserve">indicator of the likelihood a volume will be occupied by </w:t>
      </w:r>
      <w:r w:rsidR="002A52B7">
        <w:rPr>
          <w:bCs/>
        </w:rPr>
        <w:t xml:space="preserve">a human </w:t>
      </w:r>
      <w:r w:rsidRPr="003469AD">
        <w:rPr>
          <w:bCs/>
        </w:rPr>
        <w:t xml:space="preserve">worker. </w:t>
      </w:r>
    </w:p>
    <w:p w14:paraId="00DE5EAE" w14:textId="5C714651" w:rsidR="004B14F8" w:rsidRPr="003469AD" w:rsidRDefault="004B14F8" w:rsidP="004B14F8"/>
    <w:p w14:paraId="59ED6979" w14:textId="432820EF" w:rsidR="00A21524" w:rsidRDefault="004B14F8" w:rsidP="00A65136">
      <w:pPr>
        <w:pStyle w:val="BodyTextIndent"/>
      </w:pPr>
      <w:r w:rsidRPr="003469AD">
        <w:t>This paper provides a method which leverages the predicted</w:t>
      </w:r>
      <w:r w:rsidR="00790A98">
        <w:t xml:space="preserve"> and real-time</w:t>
      </w:r>
      <w:r w:rsidRPr="003469AD">
        <w:t xml:space="preserve"> motions of humans and other obstacles throughout the workcell cycle to call for a trajectory re-plan before the robot must stop due to a pair of obstacles close enough in proximity </w:t>
      </w:r>
      <w:r w:rsidR="008B4729">
        <w:t>to prohibit</w:t>
      </w:r>
      <w:r w:rsidRPr="003469AD">
        <w:t xml:space="preserve"> robot</w:t>
      </w:r>
      <w:r w:rsidR="008B4729">
        <w:t xml:space="preserve"> passage</w:t>
      </w:r>
      <w:r w:rsidRPr="003469AD">
        <w:t xml:space="preserve">. </w:t>
      </w:r>
      <w:r w:rsidR="005F3F8C">
        <w:t>T</w:t>
      </w:r>
      <w:r w:rsidRPr="003469AD">
        <w:t xml:space="preserve">his paper posits that if the collision situations between multiple dynamic obstacles can be predicted before the collision occurs, then a trajectory re-planned to avoid the predicted collision will be smoother and have less execution time compared to a trajectory that was re-planned at the time of impending collision.  This concept is illustrated with the pedestrian example in </w:t>
      </w:r>
      <w:r w:rsidR="0073086A">
        <w:t>Fig.</w:t>
      </w:r>
      <w:r w:rsidR="00A3233E">
        <w:t xml:space="preserve"> </w:t>
      </w:r>
      <w:r w:rsidR="00A3233E">
        <w:fldChar w:fldCharType="begin"/>
      </w:r>
      <w:r w:rsidR="00A3233E">
        <w:instrText xml:space="preserve"> REF _Ref56863995 \# "0"</w:instrText>
      </w:r>
      <w:r w:rsidR="00A3233E">
        <w:fldChar w:fldCharType="separate"/>
      </w:r>
      <w:r w:rsidR="0053008A">
        <w:t>1</w:t>
      </w:r>
      <w:r w:rsidR="00A3233E">
        <w:fldChar w:fldCharType="end"/>
      </w:r>
      <w:r w:rsidR="001B2AB7">
        <w:t>b</w:t>
      </w:r>
      <w:r w:rsidRPr="003469AD">
        <w:t xml:space="preserve">, where the trajectory of pedestrian A </w:t>
      </w:r>
      <w:r w:rsidR="00FD7A32">
        <w:t>shown by the dashed line w</w:t>
      </w:r>
      <w:r w:rsidRPr="003469AD">
        <w:t xml:space="preserve">ould be slower than </w:t>
      </w:r>
      <w:r w:rsidR="00797127">
        <w:t xml:space="preserve">that </w:t>
      </w:r>
      <w:r w:rsidR="0019740A">
        <w:t>shown by the dotted</w:t>
      </w:r>
      <w:r w:rsidR="000D4F4A">
        <w:t xml:space="preserve"> line</w:t>
      </w:r>
      <w:r w:rsidRPr="003469AD">
        <w:t xml:space="preserve"> due to the sharp turn and corresponding severe velocity reduction in </w:t>
      </w:r>
      <w:r w:rsidR="00DF38F6">
        <w:t>the dashed line</w:t>
      </w:r>
      <w:r w:rsidRPr="003469AD">
        <w:t xml:space="preserve"> once collision was imminent. The method, herein, captures not only predicted robot collisions with single dynamic obstacles, but</w:t>
      </w:r>
      <w:r w:rsidR="003D0730">
        <w:t xml:space="preserve"> also</w:t>
      </w:r>
      <w:r w:rsidRPr="003469AD">
        <w:t xml:space="preserve"> predicted collision risks of robot passage between pairs of obstacles that </w:t>
      </w:r>
      <w:r w:rsidRPr="003469AD">
        <w:lastRenderedPageBreak/>
        <w:t xml:space="preserve">would have been missed if obstacles </w:t>
      </w:r>
      <w:r w:rsidR="00E12976">
        <w:t>were considered</w:t>
      </w:r>
      <w:r w:rsidRPr="003469AD">
        <w:t xml:space="preserve"> individually.</w:t>
      </w:r>
      <w:r w:rsidR="007E1759">
        <w:t xml:space="preserve"> </w:t>
      </w:r>
    </w:p>
    <w:p w14:paraId="548CAE06" w14:textId="77777777" w:rsidR="00A3233E" w:rsidRPr="003469AD" w:rsidRDefault="00A3233E" w:rsidP="00A65136">
      <w:pPr>
        <w:pStyle w:val="BodyTextIndent"/>
      </w:pPr>
    </w:p>
    <w:p w14:paraId="66FFBCAF" w14:textId="28852241" w:rsidR="004830CF" w:rsidRDefault="006D6711" w:rsidP="00FC4AAE">
      <w:pPr>
        <w:ind w:firstLine="360"/>
      </w:pPr>
      <w:r>
        <w:rPr>
          <w:noProof/>
          <w:sz w:val="24"/>
          <w:szCs w:val="24"/>
        </w:rPr>
        <mc:AlternateContent>
          <mc:Choice Requires="wps">
            <w:drawing>
              <wp:anchor distT="0" distB="0" distL="114300" distR="114300" simplePos="0" relativeHeight="251658247" behindDoc="0" locked="0" layoutInCell="1" allowOverlap="1" wp14:anchorId="53F3F564" wp14:editId="160299E3">
                <wp:simplePos x="0" y="0"/>
                <wp:positionH relativeFrom="margin">
                  <wp:align>left</wp:align>
                </wp:positionH>
                <wp:positionV relativeFrom="paragraph">
                  <wp:posOffset>3243000</wp:posOffset>
                </wp:positionV>
                <wp:extent cx="3246120" cy="145224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246120" cy="1452623"/>
                        </a:xfrm>
                        <a:prstGeom prst="rect">
                          <a:avLst/>
                        </a:prstGeom>
                        <a:solidFill>
                          <a:schemeClr val="lt1"/>
                        </a:solidFill>
                        <a:ln w="6350">
                          <a:noFill/>
                        </a:ln>
                      </wps:spPr>
                      <wps:txbx>
                        <w:txbxContent>
                          <w:p w14:paraId="4FAD28B2" w14:textId="77777777" w:rsidR="003D34F3" w:rsidRDefault="003D34F3" w:rsidP="00FC575B">
                            <w:pPr>
                              <w:spacing w:before="120"/>
                              <w:jc w:val="center"/>
                            </w:pPr>
                            <w:r>
                              <w:rPr>
                                <w:noProof/>
                              </w:rPr>
                              <w:drawing>
                                <wp:inline distT="0" distB="0" distL="0" distR="0" wp14:anchorId="577FFC42" wp14:editId="37F01193">
                                  <wp:extent cx="3243281" cy="12028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extLst>
                                              <a:ext uri="{28A0092B-C50C-407E-A947-70E740481C1C}">
                                                <a14:useLocalDpi xmlns:a14="http://schemas.microsoft.com/office/drawing/2010/main" val="0"/>
                                              </a:ext>
                                            </a:extLst>
                                          </a:blip>
                                          <a:stretch>
                                            <a:fillRect/>
                                          </a:stretch>
                                        </pic:blipFill>
                                        <pic:spPr>
                                          <a:xfrm>
                                            <a:off x="0" y="0"/>
                                            <a:ext cx="3243281" cy="1202874"/>
                                          </a:xfrm>
                                          <a:prstGeom prst="rect">
                                            <a:avLst/>
                                          </a:prstGeom>
                                        </pic:spPr>
                                      </pic:pic>
                                    </a:graphicData>
                                  </a:graphic>
                                </wp:inline>
                              </w:drawing>
                            </w:r>
                          </w:p>
                          <w:p w14:paraId="40FF1758" w14:textId="57DE0820" w:rsidR="003D34F3" w:rsidRDefault="003D34F3" w:rsidP="00E1400E">
                            <w:pPr>
                              <w:pStyle w:val="Caption"/>
                            </w:pPr>
                            <w:bookmarkStart w:id="13" w:name="_Ref56863645"/>
                            <w:r w:rsidRPr="004D3136">
                              <w:rPr>
                                <w:rFonts w:ascii="Arial" w:hAnsi="Arial" w:cs="Arial"/>
                                <w:b/>
                                <w:bCs/>
                                <w:i w:val="0"/>
                                <w:iCs w:val="0"/>
                                <w:color w:val="000000" w:themeColor="text1"/>
                                <w:sz w:val="20"/>
                                <w:szCs w:val="20"/>
                              </w:rPr>
                              <w:t xml:space="preserve">FIGURE </w:t>
                            </w:r>
                            <w:r w:rsidRPr="004D3136">
                              <w:rPr>
                                <w:rFonts w:ascii="Arial" w:hAnsi="Arial" w:cs="Arial"/>
                                <w:b/>
                                <w:bCs/>
                                <w:i w:val="0"/>
                                <w:iCs w:val="0"/>
                                <w:color w:val="000000" w:themeColor="text1"/>
                                <w:sz w:val="20"/>
                                <w:szCs w:val="20"/>
                              </w:rPr>
                              <w:fldChar w:fldCharType="begin"/>
                            </w:r>
                            <w:r w:rsidRPr="004D3136">
                              <w:rPr>
                                <w:rFonts w:ascii="Arial" w:hAnsi="Arial" w:cs="Arial"/>
                                <w:b/>
                                <w:bCs/>
                                <w:i w:val="0"/>
                                <w:iCs w:val="0"/>
                                <w:color w:val="000000" w:themeColor="text1"/>
                                <w:sz w:val="20"/>
                                <w:szCs w:val="20"/>
                              </w:rPr>
                              <w:instrText xml:space="preserve"> SEQ Figure \* ARABIC </w:instrText>
                            </w:r>
                            <w:r w:rsidRPr="004D3136">
                              <w:rPr>
                                <w:rFonts w:ascii="Arial" w:hAnsi="Arial" w:cs="Arial"/>
                                <w:b/>
                                <w:bCs/>
                                <w:i w:val="0"/>
                                <w:iCs w:val="0"/>
                                <w:color w:val="000000" w:themeColor="text1"/>
                                <w:sz w:val="20"/>
                                <w:szCs w:val="20"/>
                              </w:rPr>
                              <w:fldChar w:fldCharType="separate"/>
                            </w:r>
                            <w:r w:rsidR="0053008A">
                              <w:rPr>
                                <w:rFonts w:ascii="Arial" w:hAnsi="Arial" w:cs="Arial"/>
                                <w:b/>
                                <w:bCs/>
                                <w:i w:val="0"/>
                                <w:iCs w:val="0"/>
                                <w:noProof/>
                                <w:color w:val="000000" w:themeColor="text1"/>
                                <w:sz w:val="20"/>
                                <w:szCs w:val="20"/>
                              </w:rPr>
                              <w:t>2</w:t>
                            </w:r>
                            <w:r w:rsidRPr="004D3136">
                              <w:rPr>
                                <w:rFonts w:ascii="Arial" w:hAnsi="Arial" w:cs="Arial"/>
                                <w:b/>
                                <w:bCs/>
                                <w:i w:val="0"/>
                                <w:iCs w:val="0"/>
                                <w:color w:val="000000" w:themeColor="text1"/>
                                <w:sz w:val="20"/>
                                <w:szCs w:val="20"/>
                              </w:rPr>
                              <w:fldChar w:fldCharType="end"/>
                            </w:r>
                            <w:bookmarkEnd w:id="13"/>
                            <w:r w:rsidRPr="004D3136">
                              <w:rPr>
                                <w:rFonts w:ascii="Arial" w:hAnsi="Arial" w:cs="Arial"/>
                                <w:b/>
                                <w:bCs/>
                                <w:i w:val="0"/>
                                <w:iCs w:val="0"/>
                                <w:color w:val="000000" w:themeColor="text1"/>
                                <w:sz w:val="20"/>
                                <w:szCs w:val="20"/>
                              </w:rPr>
                              <w:t xml:space="preserve">. </w:t>
                            </w:r>
                            <w:r w:rsidR="005D4F81">
                              <w:rPr>
                                <w:i w:val="0"/>
                                <w:iCs w:val="0"/>
                                <w:color w:val="000000" w:themeColor="text1"/>
                              </w:rPr>
                              <w:t>ROBOT SYSTE</w:t>
                            </w:r>
                            <w:r w:rsidR="00876204">
                              <w:rPr>
                                <w:i w:val="0"/>
                                <w:iCs w:val="0"/>
                                <w:color w:val="000000" w:themeColor="text1"/>
                              </w:rPr>
                              <w:t>M</w:t>
                            </w:r>
                            <w:r w:rsidR="005D4F81">
                              <w:rPr>
                                <w:i w:val="0"/>
                                <w:iCs w:val="0"/>
                                <w:color w:val="000000" w:themeColor="text1"/>
                              </w:rPr>
                              <w:t xml:space="preserve"> C</w:t>
                            </w:r>
                            <w:r>
                              <w:rPr>
                                <w:i w:val="0"/>
                                <w:iCs w:val="0"/>
                                <w:color w:val="000000" w:themeColor="text1"/>
                              </w:rPr>
                              <w:t xml:space="preserve">ONTROL BLOCK DIAGRAM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3F564" id="Text Box 14" o:spid="_x0000_s1027" type="#_x0000_t202" style="position:absolute;left:0;text-align:left;margin-left:0;margin-top:255.35pt;width:255.6pt;height:114.35pt;z-index:251658247;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" fillcolor="white [3201]" stroked="f" strokeweight=".5pt">
                <v:textbox inset="0,0,0,0">
                  <w:txbxContent>
                    <w:p w14:paraId="4FAD28B2" w14:textId="77777777" w:rsidR="003D34F3" w:rsidRDefault="003D34F3" w:rsidP="00FC575B">
                      <w:pPr>
                        <w:spacing w:before="120"/>
                        <w:jc w:val="center"/>
                      </w:pPr>
                      <w:r>
                        <w:rPr>
                          <w:noProof/>
                        </w:rPr>
                        <w:drawing>
                          <wp:inline distT="0" distB="0" distL="0" distR="0" wp14:anchorId="577FFC42" wp14:editId="37F01193">
                            <wp:extent cx="3243281" cy="12028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extLst>
                                        <a:ext uri="{28A0092B-C50C-407E-A947-70E740481C1C}">
                                          <a14:useLocalDpi xmlns:a14="http://schemas.microsoft.com/office/drawing/2010/main" val="0"/>
                                        </a:ext>
                                      </a:extLst>
                                    </a:blip>
                                    <a:stretch>
                                      <a:fillRect/>
                                    </a:stretch>
                                  </pic:blipFill>
                                  <pic:spPr>
                                    <a:xfrm>
                                      <a:off x="0" y="0"/>
                                      <a:ext cx="3243281" cy="1202874"/>
                                    </a:xfrm>
                                    <a:prstGeom prst="rect">
                                      <a:avLst/>
                                    </a:prstGeom>
                                  </pic:spPr>
                                </pic:pic>
                              </a:graphicData>
                            </a:graphic>
                          </wp:inline>
                        </w:drawing>
                      </w:r>
                    </w:p>
                    <w:p w14:paraId="40FF1758" w14:textId="57DE0820" w:rsidR="003D34F3" w:rsidRDefault="003D34F3" w:rsidP="00E1400E">
                      <w:pPr>
                        <w:pStyle w:val="Caption"/>
                      </w:pPr>
                      <w:bookmarkStart w:id="14" w:name="_Ref56863645"/>
                      <w:r w:rsidRPr="004D3136">
                        <w:rPr>
                          <w:rFonts w:ascii="Arial" w:hAnsi="Arial" w:cs="Arial"/>
                          <w:b/>
                          <w:bCs/>
                          <w:i w:val="0"/>
                          <w:iCs w:val="0"/>
                          <w:color w:val="000000" w:themeColor="text1"/>
                          <w:sz w:val="20"/>
                          <w:szCs w:val="20"/>
                        </w:rPr>
                        <w:t xml:space="preserve">FIGURE </w:t>
                      </w:r>
                      <w:r w:rsidRPr="004D3136">
                        <w:rPr>
                          <w:rFonts w:ascii="Arial" w:hAnsi="Arial" w:cs="Arial"/>
                          <w:b/>
                          <w:bCs/>
                          <w:i w:val="0"/>
                          <w:iCs w:val="0"/>
                          <w:color w:val="000000" w:themeColor="text1"/>
                          <w:sz w:val="20"/>
                          <w:szCs w:val="20"/>
                        </w:rPr>
                        <w:fldChar w:fldCharType="begin"/>
                      </w:r>
                      <w:r w:rsidRPr="004D3136">
                        <w:rPr>
                          <w:rFonts w:ascii="Arial" w:hAnsi="Arial" w:cs="Arial"/>
                          <w:b/>
                          <w:bCs/>
                          <w:i w:val="0"/>
                          <w:iCs w:val="0"/>
                          <w:color w:val="000000" w:themeColor="text1"/>
                          <w:sz w:val="20"/>
                          <w:szCs w:val="20"/>
                        </w:rPr>
                        <w:instrText xml:space="preserve"> SEQ Figure \* ARABIC </w:instrText>
                      </w:r>
                      <w:r w:rsidRPr="004D3136">
                        <w:rPr>
                          <w:rFonts w:ascii="Arial" w:hAnsi="Arial" w:cs="Arial"/>
                          <w:b/>
                          <w:bCs/>
                          <w:i w:val="0"/>
                          <w:iCs w:val="0"/>
                          <w:color w:val="000000" w:themeColor="text1"/>
                          <w:sz w:val="20"/>
                          <w:szCs w:val="20"/>
                        </w:rPr>
                        <w:fldChar w:fldCharType="separate"/>
                      </w:r>
                      <w:r w:rsidR="0053008A">
                        <w:rPr>
                          <w:rFonts w:ascii="Arial" w:hAnsi="Arial" w:cs="Arial"/>
                          <w:b/>
                          <w:bCs/>
                          <w:i w:val="0"/>
                          <w:iCs w:val="0"/>
                          <w:noProof/>
                          <w:color w:val="000000" w:themeColor="text1"/>
                          <w:sz w:val="20"/>
                          <w:szCs w:val="20"/>
                        </w:rPr>
                        <w:t>2</w:t>
                      </w:r>
                      <w:r w:rsidRPr="004D3136">
                        <w:rPr>
                          <w:rFonts w:ascii="Arial" w:hAnsi="Arial" w:cs="Arial"/>
                          <w:b/>
                          <w:bCs/>
                          <w:i w:val="0"/>
                          <w:iCs w:val="0"/>
                          <w:color w:val="000000" w:themeColor="text1"/>
                          <w:sz w:val="20"/>
                          <w:szCs w:val="20"/>
                        </w:rPr>
                        <w:fldChar w:fldCharType="end"/>
                      </w:r>
                      <w:bookmarkEnd w:id="14"/>
                      <w:r w:rsidRPr="004D3136">
                        <w:rPr>
                          <w:rFonts w:ascii="Arial" w:hAnsi="Arial" w:cs="Arial"/>
                          <w:b/>
                          <w:bCs/>
                          <w:i w:val="0"/>
                          <w:iCs w:val="0"/>
                          <w:color w:val="000000" w:themeColor="text1"/>
                          <w:sz w:val="20"/>
                          <w:szCs w:val="20"/>
                        </w:rPr>
                        <w:t xml:space="preserve">. </w:t>
                      </w:r>
                      <w:r w:rsidR="005D4F81">
                        <w:rPr>
                          <w:i w:val="0"/>
                          <w:iCs w:val="0"/>
                          <w:color w:val="000000" w:themeColor="text1"/>
                        </w:rPr>
                        <w:t>ROBOT SYSTE</w:t>
                      </w:r>
                      <w:r w:rsidR="00876204">
                        <w:rPr>
                          <w:i w:val="0"/>
                          <w:iCs w:val="0"/>
                          <w:color w:val="000000" w:themeColor="text1"/>
                        </w:rPr>
                        <w:t>M</w:t>
                      </w:r>
                      <w:r w:rsidR="005D4F81">
                        <w:rPr>
                          <w:i w:val="0"/>
                          <w:iCs w:val="0"/>
                          <w:color w:val="000000" w:themeColor="text1"/>
                        </w:rPr>
                        <w:t xml:space="preserve"> C</w:t>
                      </w:r>
                      <w:r>
                        <w:rPr>
                          <w:i w:val="0"/>
                          <w:iCs w:val="0"/>
                          <w:color w:val="000000" w:themeColor="text1"/>
                        </w:rPr>
                        <w:t xml:space="preserve">ONTROL BLOCK DIAGRAM </w:t>
                      </w:r>
                    </w:p>
                  </w:txbxContent>
                </v:textbox>
                <w10:wrap type="topAndBottom" anchorx="margin"/>
              </v:shape>
            </w:pict>
          </mc:Fallback>
        </mc:AlternateContent>
      </w:r>
      <w:r w:rsidR="002F529F" w:rsidRPr="003469AD">
        <w:t xml:space="preserve">The risk estimation ties into a broader robot control structure by allowing the robot to execute trajectories with less interruptions.  Figure </w:t>
      </w:r>
      <w:r w:rsidR="001C3A6F">
        <w:fldChar w:fldCharType="begin"/>
      </w:r>
      <w:r w:rsidR="001C3A6F">
        <w:instrText xml:space="preserve"> REF _Ref56863645 \h \# "0"</w:instrText>
      </w:r>
      <w:r w:rsidR="001C3A6F">
        <w:fldChar w:fldCharType="separate"/>
      </w:r>
      <w:r w:rsidR="0053008A">
        <w:t>2</w:t>
      </w:r>
      <w:r w:rsidR="001C3A6F">
        <w:fldChar w:fldCharType="end"/>
      </w:r>
      <w:r w:rsidR="002F529F" w:rsidRPr="003469AD">
        <w:t xml:space="preserve"> shows the industrial robot</w:t>
      </w:r>
      <w:r w:rsidR="00F51F8D">
        <w:t xml:space="preserve"> control loop, showing how the proposed method takes feedback from the sensors and predictions and provides an output to the trajectory planner</w:t>
      </w:r>
      <w:r w:rsidR="002F529F" w:rsidRPr="003469AD">
        <w:t xml:space="preserve">. During </w:t>
      </w:r>
      <w:r w:rsidR="007D25A0">
        <w:t xml:space="preserve">offline </w:t>
      </w:r>
      <w:r w:rsidR="002F529F" w:rsidRPr="003469AD">
        <w:t xml:space="preserve">trajectory planning, the proposed method ensures the planned trajectories will avoid high risk volumes of the workcell between obstacles where it is predicted that passage may not be possible.  </w:t>
      </w:r>
      <w:r w:rsidR="00FC5B7E">
        <w:t xml:space="preserve">During </w:t>
      </w:r>
      <w:r w:rsidR="00EE7D58">
        <w:t xml:space="preserve">the </w:t>
      </w:r>
      <w:r w:rsidR="002F529F" w:rsidRPr="003469AD">
        <w:t>robot</w:t>
      </w:r>
      <w:r w:rsidR="00FC5B7E">
        <w:t>’s real-time</w:t>
      </w:r>
      <w:r w:rsidR="002F529F" w:rsidRPr="003469AD">
        <w:t xml:space="preserve"> </w:t>
      </w:r>
      <w:r w:rsidR="00FC5B7E">
        <w:t>execution</w:t>
      </w:r>
      <w:r w:rsidR="002F529F" w:rsidRPr="003469AD">
        <w:t xml:space="preserve"> </w:t>
      </w:r>
      <w:r w:rsidR="00FC5B7E">
        <w:t>of its tasks</w:t>
      </w:r>
      <w:r w:rsidR="002F529F" w:rsidRPr="003469AD">
        <w:t xml:space="preserve">, the proposed method continuously </w:t>
      </w:r>
      <w:r w:rsidR="00912EE4">
        <w:t>monitors</w:t>
      </w:r>
      <w:r w:rsidR="00912EE4" w:rsidRPr="003469AD">
        <w:t xml:space="preserve"> </w:t>
      </w:r>
      <w:r w:rsidR="002F529F" w:rsidRPr="003469AD">
        <w:t xml:space="preserve">for </w:t>
      </w:r>
      <w:r w:rsidR="00912EE4">
        <w:t xml:space="preserve">predicted and real-time occurring dynamic obstacles and </w:t>
      </w:r>
      <w:r w:rsidR="00380810">
        <w:t xml:space="preserve">detects </w:t>
      </w:r>
      <w:r w:rsidR="00912EE4">
        <w:t xml:space="preserve">associated </w:t>
      </w:r>
      <w:r w:rsidR="00380810">
        <w:t>high-</w:t>
      </w:r>
      <w:r w:rsidR="000170F2">
        <w:t xml:space="preserve">risk </w:t>
      </w:r>
      <w:r w:rsidR="002F529F" w:rsidRPr="003469AD">
        <w:t xml:space="preserve">volumes between obstacles </w:t>
      </w:r>
      <w:r w:rsidR="000170F2">
        <w:t>prone to</w:t>
      </w:r>
      <w:r w:rsidR="00912EE4">
        <w:t xml:space="preserve"> blocking robot passage</w:t>
      </w:r>
      <w:r w:rsidR="00BD300E">
        <w:t>,</w:t>
      </w:r>
      <w:r w:rsidR="002F529F" w:rsidRPr="003469AD">
        <w:t xml:space="preserve"> quantified by a threshold based on updated sensor and prediction data.  If such a volume is detected </w:t>
      </w:r>
      <w:r w:rsidR="00912EE4">
        <w:t>along the</w:t>
      </w:r>
      <w:r w:rsidR="002F529F" w:rsidRPr="003469AD">
        <w:t xml:space="preserve"> robot’s</w:t>
      </w:r>
      <w:r w:rsidR="00912EE4">
        <w:t xml:space="preserve"> trajectory</w:t>
      </w:r>
      <w:r w:rsidR="002F529F" w:rsidRPr="003469AD">
        <w:t xml:space="preserve">, </w:t>
      </w:r>
      <w:r w:rsidR="00912EE4">
        <w:t xml:space="preserve">an obstacle pair volume (OPV) is generated, added to the planning scene, and </w:t>
      </w:r>
      <w:r w:rsidR="002F529F" w:rsidRPr="003469AD">
        <w:t xml:space="preserve">the robot’s trajectory </w:t>
      </w:r>
      <w:r w:rsidR="00912EE4">
        <w:t>is</w:t>
      </w:r>
      <w:r w:rsidR="002F529F" w:rsidRPr="003469AD">
        <w:t xml:space="preserve"> re-planned</w:t>
      </w:r>
      <w:r w:rsidR="00667DAF">
        <w:t xml:space="preserve"> online</w:t>
      </w:r>
      <w:r w:rsidR="002F529F" w:rsidRPr="003469AD">
        <w:t xml:space="preserve"> to avoid </w:t>
      </w:r>
      <w:r w:rsidR="00667DAF">
        <w:t xml:space="preserve">in real-time </w:t>
      </w:r>
      <w:r w:rsidR="002F529F" w:rsidRPr="003469AD">
        <w:t xml:space="preserve">the volume of high risk and potential task interruptions. The remainder of the paper is organized into the following sections: estimation of the </w:t>
      </w:r>
      <w:r w:rsidR="008A3FEC">
        <w:t>R</w:t>
      </w:r>
      <w:r w:rsidR="008A3FEC" w:rsidRPr="003469AD">
        <w:t xml:space="preserve">isk </w:t>
      </w:r>
      <w:r w:rsidR="002F529F" w:rsidRPr="003469AD">
        <w:t xml:space="preserve">of </w:t>
      </w:r>
      <w:r w:rsidR="00E50493">
        <w:t>P</w:t>
      </w:r>
      <w:r w:rsidR="00E50493" w:rsidRPr="003469AD">
        <w:t>assage</w:t>
      </w:r>
      <w:r w:rsidR="00E50493">
        <w:t xml:space="preserve"> </w:t>
      </w:r>
      <w:r w:rsidR="00674783">
        <w:t>(ROP)</w:t>
      </w:r>
      <w:r w:rsidR="002F529F" w:rsidRPr="003469AD">
        <w:t xml:space="preserve"> through the volume between two dynamic obstacles, development of actual risk and risk estimation error,</w:t>
      </w:r>
      <w:r w:rsidR="00B640E4">
        <w:t xml:space="preserve"> </w:t>
      </w:r>
      <w:r w:rsidR="00AB5488">
        <w:t xml:space="preserve">OPV </w:t>
      </w:r>
      <w:r w:rsidR="008B658A">
        <w:t>generation</w:t>
      </w:r>
      <w:r w:rsidR="00674783">
        <w:t xml:space="preserve">, </w:t>
      </w:r>
      <w:r w:rsidR="002F529F" w:rsidRPr="003469AD">
        <w:t>and evaluation by simulation.</w:t>
      </w:r>
    </w:p>
    <w:p w14:paraId="0FB6D67B" w14:textId="5664621F" w:rsidR="000552C1" w:rsidRDefault="000552C1" w:rsidP="000552C1">
      <w:pPr>
        <w:pStyle w:val="BodyTextIndent"/>
        <w:ind w:firstLine="0"/>
        <w:rPr>
          <w:kern w:val="0"/>
          <w:sz w:val="24"/>
          <w:szCs w:val="24"/>
        </w:rPr>
      </w:pPr>
    </w:p>
    <w:p w14:paraId="7328CA41" w14:textId="5A300715" w:rsidR="00125AAF" w:rsidRPr="003469AD" w:rsidRDefault="00125AAF" w:rsidP="00125AAF">
      <w:pPr>
        <w:pStyle w:val="BodyTextIndent"/>
        <w:numPr>
          <w:ilvl w:val="0"/>
          <w:numId w:val="3"/>
        </w:numPr>
        <w:ind w:left="360"/>
        <w:rPr>
          <w:rFonts w:ascii="Arial" w:hAnsi="Arial" w:cs="Arial"/>
          <w:b/>
          <w:kern w:val="0"/>
        </w:rPr>
      </w:pPr>
      <w:r w:rsidRPr="003469AD">
        <w:rPr>
          <w:rFonts w:ascii="Arial" w:hAnsi="Arial" w:cs="Arial"/>
          <w:b/>
          <w:kern w:val="0"/>
        </w:rPr>
        <w:t>ROP ALGORITHM, ADAPTATION AND CONTROL</w:t>
      </w:r>
    </w:p>
    <w:p w14:paraId="7CA48316" w14:textId="031A2693" w:rsidR="008C095F" w:rsidRDefault="00B0321B" w:rsidP="00B0321B">
      <w:pPr>
        <w:pStyle w:val="BodyTextIndent"/>
        <w:rPr>
          <w:kern w:val="0"/>
        </w:rPr>
      </w:pPr>
      <w:r w:rsidRPr="00B0321B">
        <w:rPr>
          <w:kern w:val="0"/>
        </w:rPr>
        <w:t xml:space="preserve">In order to apply the estimated risk of passage algorithm to any robot and any number and type of obstacle, the algorithm </w:t>
      </w:r>
      <w:r w:rsidR="00B5219D">
        <w:rPr>
          <w:kern w:val="0"/>
        </w:rPr>
        <w:t xml:space="preserve">parameters </w:t>
      </w:r>
      <w:r w:rsidRPr="00B0321B">
        <w:rPr>
          <w:kern w:val="0"/>
        </w:rPr>
        <w:t xml:space="preserve">must be able to adapt </w:t>
      </w:r>
      <w:r w:rsidR="00B5219D">
        <w:rPr>
          <w:kern w:val="0"/>
        </w:rPr>
        <w:t>accordingly</w:t>
      </w:r>
      <w:r w:rsidRPr="00B0321B">
        <w:rPr>
          <w:kern w:val="0"/>
        </w:rPr>
        <w:t xml:space="preserve">.  Additionally, an actual measure of risk can be derived from the times the robot waits for a re-plan and the time the robot executes a new trajectory in the event of a collision.  Therefore, this paper presents a method of parameter adaptation to minimize the </w:t>
      </w:r>
      <w:r w:rsidR="00937CAE">
        <w:rPr>
          <w:kern w:val="0"/>
        </w:rPr>
        <w:t xml:space="preserve">error </w:t>
      </w:r>
      <w:r w:rsidR="00937CAE" w:rsidRPr="00B0321B">
        <w:rPr>
          <w:kern w:val="0"/>
        </w:rPr>
        <w:t>between</w:t>
      </w:r>
      <w:r w:rsidRPr="00B0321B">
        <w:rPr>
          <w:kern w:val="0"/>
        </w:rPr>
        <w:t xml:space="preserve"> the estimated and actual risk of passage</w:t>
      </w:r>
      <w:r w:rsidR="00A8288A">
        <w:rPr>
          <w:kern w:val="0"/>
        </w:rPr>
        <w:t xml:space="preserve"> determination</w:t>
      </w:r>
      <w:r w:rsidRPr="00B0321B">
        <w:rPr>
          <w:kern w:val="0"/>
        </w:rPr>
        <w:t>.</w:t>
      </w:r>
    </w:p>
    <w:p w14:paraId="18B4C83A" w14:textId="77777777" w:rsidR="00B0321B" w:rsidRDefault="00B0321B" w:rsidP="00B0321B">
      <w:pPr>
        <w:pStyle w:val="BodyTextIndent"/>
        <w:rPr>
          <w:kern w:val="0"/>
        </w:rPr>
      </w:pPr>
    </w:p>
    <w:p w14:paraId="740F0486" w14:textId="437EB669" w:rsidR="00455C9A" w:rsidRPr="003C6F4B" w:rsidRDefault="00455C9A" w:rsidP="00455C9A">
      <w:pPr>
        <w:pStyle w:val="BodyTextIndent"/>
        <w:ind w:firstLine="0"/>
        <w:rPr>
          <w:rFonts w:ascii="Arial" w:hAnsi="Arial" w:cs="Arial"/>
          <w:b/>
          <w:kern w:val="0"/>
        </w:rPr>
      </w:pPr>
      <w:r w:rsidRPr="003C6F4B">
        <w:rPr>
          <w:rFonts w:ascii="Arial" w:hAnsi="Arial" w:cs="Arial"/>
          <w:b/>
          <w:kern w:val="0"/>
        </w:rPr>
        <w:t>2.</w:t>
      </w:r>
      <w:r w:rsidRPr="003C6F4B">
        <w:rPr>
          <w:rFonts w:ascii="Arial" w:hAnsi="Arial" w:cs="Arial"/>
          <w:b/>
          <w:kern w:val="0"/>
        </w:rPr>
        <w:fldChar w:fldCharType="begin"/>
      </w:r>
      <w:r w:rsidRPr="003C6F4B">
        <w:rPr>
          <w:rFonts w:ascii="Arial" w:hAnsi="Arial" w:cs="Arial"/>
          <w:b/>
          <w:kern w:val="0"/>
        </w:rPr>
        <w:instrText xml:space="preserve"> SEQ  section_num \* MERGEFORMAT </w:instrText>
      </w:r>
      <w:r w:rsidRPr="003C6F4B">
        <w:rPr>
          <w:rFonts w:ascii="Arial" w:hAnsi="Arial" w:cs="Arial"/>
          <w:b/>
          <w:kern w:val="0"/>
        </w:rPr>
        <w:fldChar w:fldCharType="separate"/>
      </w:r>
      <w:r w:rsidR="0053008A">
        <w:rPr>
          <w:rFonts w:ascii="Arial" w:hAnsi="Arial" w:cs="Arial"/>
          <w:b/>
          <w:noProof/>
          <w:kern w:val="0"/>
        </w:rPr>
        <w:t>1</w:t>
      </w:r>
      <w:r w:rsidRPr="003C6F4B">
        <w:rPr>
          <w:rFonts w:ascii="Arial" w:hAnsi="Arial" w:cs="Arial"/>
          <w:b/>
          <w:kern w:val="0"/>
        </w:rPr>
        <w:fldChar w:fldCharType="end"/>
      </w:r>
      <w:r w:rsidRPr="003C6F4B">
        <w:rPr>
          <w:rFonts w:ascii="Arial" w:hAnsi="Arial" w:cs="Arial"/>
          <w:b/>
          <w:kern w:val="0"/>
        </w:rPr>
        <w:t xml:space="preserve"> Assumptions</w:t>
      </w:r>
    </w:p>
    <w:p w14:paraId="7F2D6E34" w14:textId="5780ECAB" w:rsidR="00455C9A" w:rsidRPr="003C6F4B" w:rsidRDefault="00455C9A">
      <w:pPr>
        <w:pStyle w:val="BodyTextIndent"/>
      </w:pPr>
      <w:r w:rsidRPr="003C6F4B">
        <w:t xml:space="preserve">For this paper, it </w:t>
      </w:r>
      <w:r w:rsidR="00B024F6">
        <w:t xml:space="preserve">is </w:t>
      </w:r>
      <w:r w:rsidRPr="003C6F4B">
        <w:t xml:space="preserve">assumed that </w:t>
      </w:r>
      <w:r w:rsidR="00A07235">
        <w:t xml:space="preserve">motion of </w:t>
      </w:r>
      <w:r w:rsidRPr="003C6F4B">
        <w:t>each obstacle in the robot’s workspace</w:t>
      </w:r>
      <w:r w:rsidR="00EC6D5A">
        <w:t xml:space="preserve"> is defined by a set of keypoints.  </w:t>
      </w:r>
      <w:r w:rsidR="00270849">
        <w:t>As input to the</w:t>
      </w:r>
      <w:r w:rsidR="00A07235">
        <w:t xml:space="preserve"> controller’s</w:t>
      </w:r>
      <w:r w:rsidR="00270849">
        <w:t xml:space="preserve"> ROP, </w:t>
      </w:r>
      <w:r w:rsidR="00A07235">
        <w:t>sensor data and</w:t>
      </w:r>
      <w:r w:rsidR="00EC6D5A">
        <w:t xml:space="preserve"> </w:t>
      </w:r>
      <w:r w:rsidR="00A07235">
        <w:t xml:space="preserve">the </w:t>
      </w:r>
      <w:r w:rsidR="00EC6D5A">
        <w:t>‘Prediction’ block</w:t>
      </w:r>
      <w:r w:rsidR="00AD4EE3">
        <w:t>’s prediction/cognition algorithms</w:t>
      </w:r>
      <w:r w:rsidR="00A07235">
        <w:t xml:space="preserve"> </w:t>
      </w:r>
      <w:r w:rsidR="00B024F6">
        <w:t>[</w:t>
      </w:r>
      <w:r w:rsidR="00085AFC">
        <w:rPr>
          <w:rStyle w:val="Hyperlink"/>
          <w:color w:val="000000" w:themeColor="text1"/>
          <w:u w:val="none"/>
          <w:shd w:val="clear" w:color="auto" w:fill="FFFFFF"/>
        </w:rPr>
        <w:fldChar w:fldCharType="begin"/>
      </w:r>
      <w:r w:rsidR="00085AFC">
        <w:rPr>
          <w:rStyle w:val="Hyperlink"/>
          <w:color w:val="000000" w:themeColor="text1"/>
          <w:u w:val="none"/>
          <w:shd w:val="clear" w:color="auto" w:fill="FFFFFF"/>
        </w:rPr>
        <w:instrText xml:space="preserve"> REF ref19 \h </w:instrText>
      </w:r>
      <w:r w:rsidR="00085AFC">
        <w:rPr>
          <w:rStyle w:val="Hyperlink"/>
          <w:color w:val="000000" w:themeColor="text1"/>
          <w:u w:val="none"/>
          <w:shd w:val="clear" w:color="auto" w:fill="FFFFFF"/>
        </w:rPr>
      </w:r>
      <w:r w:rsidR="00085AFC">
        <w:rPr>
          <w:rStyle w:val="Hyperlink"/>
          <w:color w:val="000000" w:themeColor="text1"/>
          <w:u w:val="none"/>
          <w:shd w:val="clear" w:color="auto" w:fill="FFFFFF"/>
        </w:rPr>
        <w:fldChar w:fldCharType="separate"/>
      </w:r>
      <w:r w:rsidR="0053008A">
        <w:rPr>
          <w:bCs/>
          <w:caps/>
          <w:noProof/>
        </w:rPr>
        <w:t>8</w:t>
      </w:r>
      <w:r w:rsidR="00085AFC">
        <w:rPr>
          <w:rStyle w:val="Hyperlink"/>
          <w:color w:val="000000" w:themeColor="text1"/>
          <w:u w:val="none"/>
          <w:shd w:val="clear" w:color="auto" w:fill="FFFFFF"/>
        </w:rPr>
        <w:fldChar w:fldCharType="end"/>
      </w:r>
      <w:r w:rsidR="00B024F6">
        <w:t xml:space="preserve">] </w:t>
      </w:r>
      <w:r w:rsidR="00AD4EE3">
        <w:t xml:space="preserve">are assumed to </w:t>
      </w:r>
      <w:r w:rsidR="00EC6D5A">
        <w:t>provide</w:t>
      </w:r>
      <w:r w:rsidR="00A07235">
        <w:t xml:space="preserve"> both the real-time and</w:t>
      </w:r>
      <w:r w:rsidR="00EC6D5A">
        <w:t xml:space="preserve"> </w:t>
      </w:r>
      <w:r w:rsidRPr="003C6F4B">
        <w:t>predicted location</w:t>
      </w:r>
      <w:r w:rsidR="00AD4EE3">
        <w:t>,</w:t>
      </w:r>
      <w:r w:rsidRPr="003C6F4B">
        <w:t xml:space="preserve"> velocity</w:t>
      </w:r>
      <w:r w:rsidR="00D82B01">
        <w:t>,</w:t>
      </w:r>
      <w:r w:rsidR="00AD4EE3">
        <w:t xml:space="preserve"> and </w:t>
      </w:r>
      <w:r w:rsidR="0056580E">
        <w:t>uncertainty</w:t>
      </w:r>
      <w:r w:rsidR="0056580E" w:rsidRPr="003C6F4B">
        <w:t xml:space="preserve"> </w:t>
      </w:r>
      <w:r w:rsidRPr="003C6F4B">
        <w:t>of those keypoints</w:t>
      </w:r>
      <w:r w:rsidR="00AD4EE3">
        <w:t>, respectively.</w:t>
      </w:r>
      <w:r w:rsidRPr="003C6F4B">
        <w:t xml:space="preserve"> </w:t>
      </w:r>
      <w:r w:rsidR="00136240">
        <w:t xml:space="preserve"> T</w:t>
      </w:r>
      <w:r w:rsidRPr="003C6F4B">
        <w:t xml:space="preserve">he predicted locations and velocities of the obstacle keypoints </w:t>
      </w:r>
      <w:r w:rsidR="00136240">
        <w:t>are assumed</w:t>
      </w:r>
      <w:r w:rsidRPr="003C6F4B">
        <w:t xml:space="preserve"> valid for the entirety of some planning horizon.  The actual locations of the obstacle keypoints are also assumed to be updated at least as </w:t>
      </w:r>
      <w:r w:rsidRPr="003C6F4B">
        <w:t>frequently as the robot system</w:t>
      </w:r>
      <w:r w:rsidR="00777B0C">
        <w:t>’</w:t>
      </w:r>
      <w:r w:rsidRPr="003C6F4B">
        <w:t>s real-time</w:t>
      </w:r>
      <w:r w:rsidR="00916AE5">
        <w:t xml:space="preserve"> execution</w:t>
      </w:r>
      <w:r w:rsidRPr="003C6F4B">
        <w:t xml:space="preserve"> frequency.  Additionally, the </w:t>
      </w:r>
      <w:r w:rsidR="00CC3071">
        <w:t>approximate</w:t>
      </w:r>
      <w:r w:rsidR="00545E11">
        <w:t xml:space="preserve"> </w:t>
      </w:r>
      <w:r w:rsidRPr="003C6F4B">
        <w:t>shape</w:t>
      </w:r>
      <w:r w:rsidR="00545E11">
        <w:t xml:space="preserve"> </w:t>
      </w:r>
      <w:r w:rsidRPr="003C6F4B">
        <w:t xml:space="preserve">and size of each obstacle </w:t>
      </w:r>
      <w:r w:rsidR="0089161B">
        <w:t>is assumed</w:t>
      </w:r>
      <w:r w:rsidRPr="003C6F4B">
        <w:t xml:space="preserve"> </w:t>
      </w:r>
      <w:r w:rsidR="005F40F1">
        <w:t xml:space="preserve">to be </w:t>
      </w:r>
      <w:r w:rsidRPr="003C6F4B">
        <w:t xml:space="preserve">provided by an algorithm that interprets data from sensors such as depth cameras. </w:t>
      </w:r>
      <w:r w:rsidR="00B20495">
        <w:t>Furthermore, it is</w:t>
      </w:r>
      <w:r w:rsidRPr="003C6F4B">
        <w:t xml:space="preserve"> assumed that the robot’s nominal trajectory has been pre-planned for a known task.  The parameter adaptation method presented in this paper utilizes linear parameterizations so it must be assumed that the factors contributing to risk are linear in the unknown parameters.</w:t>
      </w:r>
    </w:p>
    <w:p w14:paraId="5F2B7A98" w14:textId="7F87355E" w:rsidR="003C6F4B" w:rsidRPr="003C6F4B" w:rsidRDefault="003C6F4B" w:rsidP="00455C9A">
      <w:pPr>
        <w:pStyle w:val="BodyTextIndent"/>
      </w:pPr>
    </w:p>
    <w:p w14:paraId="6DAFD84A" w14:textId="27994D62" w:rsidR="003C6F4B" w:rsidRPr="003C6F4B" w:rsidRDefault="003C6F4B" w:rsidP="003C6F4B">
      <w:pPr>
        <w:pStyle w:val="BodyTextIndent"/>
        <w:ind w:firstLine="0"/>
        <w:rPr>
          <w:rFonts w:ascii="Arial" w:hAnsi="Arial" w:cs="Arial"/>
          <w:b/>
          <w:kern w:val="0"/>
        </w:rPr>
      </w:pPr>
      <w:bookmarkStart w:id="15" w:name="sec2"/>
      <w:r w:rsidRPr="003C6F4B">
        <w:rPr>
          <w:rFonts w:ascii="Arial" w:hAnsi="Arial" w:cs="Arial"/>
          <w:b/>
          <w:kern w:val="0"/>
        </w:rPr>
        <w:t>2.</w:t>
      </w:r>
      <w:r w:rsidRPr="003C6F4B">
        <w:rPr>
          <w:rFonts w:ascii="Arial" w:hAnsi="Arial" w:cs="Arial"/>
          <w:b/>
          <w:kern w:val="0"/>
        </w:rPr>
        <w:fldChar w:fldCharType="begin"/>
      </w:r>
      <w:r w:rsidRPr="003C6F4B">
        <w:rPr>
          <w:rFonts w:ascii="Arial" w:hAnsi="Arial" w:cs="Arial"/>
          <w:b/>
          <w:kern w:val="0"/>
        </w:rPr>
        <w:instrText xml:space="preserve"> SEQ  section_num \* MERGEFORMAT </w:instrText>
      </w:r>
      <w:r w:rsidRPr="003C6F4B">
        <w:rPr>
          <w:rFonts w:ascii="Arial" w:hAnsi="Arial" w:cs="Arial"/>
          <w:b/>
          <w:kern w:val="0"/>
        </w:rPr>
        <w:fldChar w:fldCharType="separate"/>
      </w:r>
      <w:r w:rsidR="0053008A">
        <w:rPr>
          <w:rFonts w:ascii="Arial" w:hAnsi="Arial" w:cs="Arial"/>
          <w:b/>
          <w:noProof/>
          <w:kern w:val="0"/>
        </w:rPr>
        <w:t>2</w:t>
      </w:r>
      <w:r w:rsidRPr="003C6F4B">
        <w:rPr>
          <w:rFonts w:ascii="Arial" w:hAnsi="Arial" w:cs="Arial"/>
          <w:b/>
          <w:kern w:val="0"/>
        </w:rPr>
        <w:fldChar w:fldCharType="end"/>
      </w:r>
      <w:bookmarkEnd w:id="15"/>
      <w:r w:rsidRPr="003C6F4B">
        <w:rPr>
          <w:rFonts w:ascii="Arial" w:hAnsi="Arial" w:cs="Arial"/>
          <w:b/>
          <w:kern w:val="0"/>
        </w:rPr>
        <w:t xml:space="preserve"> Definition of the Obstacle Pair Volume (OPV)</w:t>
      </w:r>
    </w:p>
    <w:p w14:paraId="0E0988DF" w14:textId="2FDB5994" w:rsidR="003C6F4B" w:rsidRDefault="003C6F4B" w:rsidP="003C6F4B">
      <w:pPr>
        <w:pStyle w:val="BodyTextIndent"/>
        <w:rPr>
          <w:kern w:val="0"/>
        </w:rPr>
      </w:pPr>
      <w:r w:rsidRPr="003C6F4B">
        <w:rPr>
          <w:kern w:val="0"/>
        </w:rPr>
        <w:t xml:space="preserve">The obstacle pair volume (OPV) is defined as the volume between a pair of obstacles in the robot’s workspace.  If the workspace contains more than two obstacles, then an OPV is defined for each unique set of two obstacles.  </w:t>
      </w:r>
      <w:r w:rsidR="002D69C3">
        <w:rPr>
          <w:kern w:val="0"/>
        </w:rPr>
        <w:t xml:space="preserve">Two </w:t>
      </w:r>
      <w:r w:rsidRPr="003C6F4B">
        <w:rPr>
          <w:kern w:val="0"/>
        </w:rPr>
        <w:t xml:space="preserve">keypoints on </w:t>
      </w:r>
      <w:r w:rsidR="00673643">
        <w:rPr>
          <w:kern w:val="0"/>
        </w:rPr>
        <w:t>each</w:t>
      </w:r>
      <w:r w:rsidR="00673643" w:rsidRPr="003C6F4B">
        <w:rPr>
          <w:kern w:val="0"/>
        </w:rPr>
        <w:t xml:space="preserve"> </w:t>
      </w:r>
      <w:r w:rsidRPr="003C6F4B">
        <w:rPr>
          <w:kern w:val="0"/>
        </w:rPr>
        <w:t xml:space="preserve">obstacle will be determined that ensure the OPV completely encompasses both obstacles. If the obstacles are generalized to cylinders, then the center of each face of the cylinders will be used as keypoints for a total of four keypoints. Those four keypoints, along with </w:t>
      </w:r>
      <w:r w:rsidR="00112AB0">
        <w:rPr>
          <w:kern w:val="0"/>
        </w:rPr>
        <w:t xml:space="preserve">the </w:t>
      </w:r>
      <w:r w:rsidRPr="003C6F4B">
        <w:rPr>
          <w:kern w:val="0"/>
        </w:rPr>
        <w:t xml:space="preserve">width and height of the generalized obstacles, can be used to define the shape of the OPV.  </w:t>
      </w:r>
      <w:r w:rsidRPr="005D3441">
        <w:rPr>
          <w:kern w:val="0"/>
        </w:rPr>
        <w:t>For the purposes of calculating the robot risk of passage presented in the next section, only</w:t>
      </w:r>
      <w:r w:rsidR="00EC2899" w:rsidRPr="005D3441">
        <w:rPr>
          <w:kern w:val="0"/>
        </w:rPr>
        <w:t xml:space="preserve"> </w:t>
      </w:r>
      <w:r w:rsidRPr="005D3441">
        <w:rPr>
          <w:kern w:val="0"/>
        </w:rPr>
        <w:t xml:space="preserve">four keypoints of the obstacles will be considered for defining </w:t>
      </w:r>
      <w:r w:rsidR="004A34E5" w:rsidRPr="005D3441">
        <w:rPr>
          <w:kern w:val="0"/>
        </w:rPr>
        <w:t xml:space="preserve">a </w:t>
      </w:r>
      <w:r w:rsidR="00E439CB" w:rsidRPr="005D3441">
        <w:rPr>
          <w:kern w:val="0"/>
        </w:rPr>
        <w:t>2D</w:t>
      </w:r>
      <w:r w:rsidR="004A34E5" w:rsidRPr="005D3441">
        <w:rPr>
          <w:kern w:val="0"/>
        </w:rPr>
        <w:t xml:space="preserve"> </w:t>
      </w:r>
      <w:r w:rsidRPr="005D3441">
        <w:rPr>
          <w:kern w:val="0"/>
        </w:rPr>
        <w:t>OPV.</w:t>
      </w:r>
      <w:r w:rsidRPr="003C6F4B">
        <w:rPr>
          <w:kern w:val="0"/>
        </w:rPr>
        <w:t xml:space="preserve"> Figure </w:t>
      </w:r>
      <w:r w:rsidR="00285427" w:rsidRPr="00A94814">
        <w:fldChar w:fldCharType="begin"/>
      </w:r>
      <w:r w:rsidR="00285427" w:rsidRPr="00A94814">
        <w:instrText xml:space="preserve"> REF _Ref56865293 \h \# "0" \* MERGEFORMAT </w:instrText>
      </w:r>
      <w:r w:rsidR="00285427" w:rsidRPr="00A94814">
        <w:fldChar w:fldCharType="separate"/>
      </w:r>
      <w:r w:rsidR="0053008A">
        <w:t>3</w:t>
      </w:r>
      <w:r w:rsidR="00285427" w:rsidRPr="00A94814">
        <w:fldChar w:fldCharType="end"/>
      </w:r>
      <w:r w:rsidRPr="003C6F4B">
        <w:rPr>
          <w:kern w:val="0"/>
        </w:rPr>
        <w:t xml:space="preserve"> shows </w:t>
      </w:r>
      <w:r w:rsidR="00BC4A80">
        <w:rPr>
          <w:kern w:val="0"/>
        </w:rPr>
        <w:t>a 2D</w:t>
      </w:r>
      <w:r w:rsidR="00BC4A80" w:rsidRPr="003C6F4B">
        <w:rPr>
          <w:kern w:val="0"/>
        </w:rPr>
        <w:t xml:space="preserve"> </w:t>
      </w:r>
      <w:r w:rsidRPr="003C6F4B">
        <w:rPr>
          <w:kern w:val="0"/>
        </w:rPr>
        <w:t>OPV defined between two human forearms. The human is modeled as a skeleton with the human’s shape generalized to cylinders</w:t>
      </w:r>
      <w:r w:rsidR="001A1906">
        <w:rPr>
          <w:kern w:val="0"/>
        </w:rPr>
        <w:t>, with the</w:t>
      </w:r>
      <w:r w:rsidRPr="003C6F4B">
        <w:rPr>
          <w:kern w:val="0"/>
        </w:rPr>
        <w:t xml:space="preserve"> forearms </w:t>
      </w:r>
      <w:r w:rsidR="00DE434F" w:rsidRPr="00DE434F">
        <w:rPr>
          <w:kern w:val="0"/>
        </w:rPr>
        <w:t>labeled as obstacle 1 and 2</w:t>
      </w:r>
      <w:r w:rsidRPr="003C6F4B">
        <w:rPr>
          <w:kern w:val="0"/>
        </w:rPr>
        <w:t xml:space="preserve">.  The keypoints of the forearms are shown as </w:t>
      </w:r>
      <w:r w:rsidR="00A66153">
        <w:rPr>
          <w:kern w:val="0"/>
        </w:rPr>
        <w:t>(</w:t>
      </w:r>
      <w:r w:rsidRPr="003C6F4B">
        <w:rPr>
          <w:kern w:val="0"/>
        </w:rPr>
        <w:t>red</w:t>
      </w:r>
      <w:r w:rsidR="00A66153">
        <w:rPr>
          <w:kern w:val="0"/>
        </w:rPr>
        <w:t>)</w:t>
      </w:r>
      <w:r w:rsidRPr="003C6F4B">
        <w:rPr>
          <w:kern w:val="0"/>
        </w:rPr>
        <w:t xml:space="preserve"> circles.  The OPV, which is currently only defined as planes, is formed between the forearm keypoints</w:t>
      </w:r>
      <w:r w:rsidR="00301A89">
        <w:rPr>
          <w:kern w:val="0"/>
        </w:rPr>
        <w:t xml:space="preserve">, shown </w:t>
      </w:r>
      <w:r w:rsidR="00A66153">
        <w:rPr>
          <w:kern w:val="0"/>
        </w:rPr>
        <w:t xml:space="preserve">as </w:t>
      </w:r>
      <w:r w:rsidR="003A255B">
        <w:rPr>
          <w:kern w:val="0"/>
        </w:rPr>
        <w:t xml:space="preserve">a </w:t>
      </w:r>
      <w:r w:rsidR="00B4528B">
        <w:rPr>
          <w:kern w:val="0"/>
        </w:rPr>
        <w:t xml:space="preserve">faceted </w:t>
      </w:r>
      <w:r w:rsidR="00A66153">
        <w:rPr>
          <w:kern w:val="0"/>
        </w:rPr>
        <w:t>(</w:t>
      </w:r>
      <w:r w:rsidR="00301A89">
        <w:rPr>
          <w:kern w:val="0"/>
        </w:rPr>
        <w:t>green</w:t>
      </w:r>
      <w:r w:rsidR="00A66153">
        <w:rPr>
          <w:kern w:val="0"/>
        </w:rPr>
        <w:t>) surface</w:t>
      </w:r>
      <w:r w:rsidRPr="003C6F4B">
        <w:rPr>
          <w:kern w:val="0"/>
        </w:rPr>
        <w:t xml:space="preserve">. The actual volume of the OPV, as opposed to the planes, </w:t>
      </w:r>
      <w:r w:rsidR="00E439CB">
        <w:rPr>
          <w:kern w:val="0"/>
        </w:rPr>
        <w:t xml:space="preserve">is generated if the risk </w:t>
      </w:r>
      <w:r w:rsidR="00952FBE">
        <w:rPr>
          <w:kern w:val="0"/>
        </w:rPr>
        <w:t>is too high</w:t>
      </w:r>
      <w:r w:rsidRPr="003C6F4B">
        <w:rPr>
          <w:kern w:val="0"/>
        </w:rPr>
        <w:t>.</w:t>
      </w:r>
      <w:r>
        <w:rPr>
          <w:kern w:val="0"/>
        </w:rPr>
        <w:t xml:space="preserve">  </w:t>
      </w:r>
    </w:p>
    <w:p w14:paraId="4DB4406B" w14:textId="583C1332" w:rsidR="00563CCC" w:rsidRDefault="00563CCC" w:rsidP="003C6F4B">
      <w:pPr>
        <w:pStyle w:val="BodyTextIndent"/>
        <w:rPr>
          <w:kern w:val="0"/>
        </w:rPr>
      </w:pPr>
    </w:p>
    <w:p w14:paraId="16863FEB" w14:textId="10A2685A" w:rsidR="00737CED" w:rsidRPr="008A71B0" w:rsidRDefault="00737CED" w:rsidP="007872EA">
      <w:pPr>
        <w:pStyle w:val="BodyTextIndent"/>
        <w:keepNext/>
        <w:ind w:firstLine="0"/>
        <w:rPr>
          <w:rFonts w:ascii="Arial" w:hAnsi="Arial" w:cs="Arial"/>
          <w:b/>
          <w:kern w:val="0"/>
        </w:rPr>
      </w:pPr>
      <w:r w:rsidRPr="008A71B0">
        <w:rPr>
          <w:rFonts w:ascii="Arial" w:hAnsi="Arial" w:cs="Arial"/>
          <w:b/>
          <w:kern w:val="0"/>
        </w:rPr>
        <w:t>2.</w:t>
      </w:r>
      <w:r w:rsidRPr="008A71B0">
        <w:rPr>
          <w:rFonts w:ascii="Arial" w:hAnsi="Arial" w:cs="Arial"/>
          <w:b/>
          <w:kern w:val="0"/>
        </w:rPr>
        <w:fldChar w:fldCharType="begin"/>
      </w:r>
      <w:r w:rsidRPr="008A71B0">
        <w:rPr>
          <w:rFonts w:ascii="Arial" w:hAnsi="Arial" w:cs="Arial"/>
          <w:b/>
          <w:kern w:val="0"/>
        </w:rPr>
        <w:instrText xml:space="preserve"> SEQ  section_num \* MERGEFORMAT </w:instrText>
      </w:r>
      <w:r w:rsidRPr="008A71B0">
        <w:rPr>
          <w:rFonts w:ascii="Arial" w:hAnsi="Arial" w:cs="Arial"/>
          <w:b/>
          <w:kern w:val="0"/>
        </w:rPr>
        <w:fldChar w:fldCharType="separate"/>
      </w:r>
      <w:r w:rsidR="0053008A">
        <w:rPr>
          <w:rFonts w:ascii="Arial" w:hAnsi="Arial" w:cs="Arial"/>
          <w:b/>
          <w:noProof/>
          <w:kern w:val="0"/>
        </w:rPr>
        <w:t>3</w:t>
      </w:r>
      <w:r w:rsidRPr="008A71B0">
        <w:rPr>
          <w:rFonts w:ascii="Arial" w:hAnsi="Arial" w:cs="Arial"/>
          <w:b/>
          <w:kern w:val="0"/>
        </w:rPr>
        <w:fldChar w:fldCharType="end"/>
      </w:r>
      <w:r w:rsidRPr="008A71B0">
        <w:rPr>
          <w:rFonts w:ascii="Arial" w:hAnsi="Arial" w:cs="Arial"/>
          <w:b/>
          <w:kern w:val="0"/>
        </w:rPr>
        <w:t xml:space="preserve"> Probability of Robot Passage</w:t>
      </w:r>
    </w:p>
    <w:p w14:paraId="36585F0C" w14:textId="63115D9A" w:rsidR="00B63784" w:rsidRDefault="0072777D" w:rsidP="00815162">
      <w:pPr>
        <w:ind w:firstLine="360"/>
      </w:pPr>
      <w:r w:rsidRPr="00FB5282">
        <w:rPr>
          <w:noProof/>
          <w:kern w:val="0"/>
          <w:sz w:val="16"/>
          <w:szCs w:val="16"/>
        </w:rPr>
        <mc:AlternateContent>
          <mc:Choice Requires="wps">
            <w:drawing>
              <wp:anchor distT="0" distB="0" distL="114300" distR="114300" simplePos="0" relativeHeight="251658251" behindDoc="0" locked="0" layoutInCell="1" allowOverlap="1" wp14:anchorId="79A9C7E0" wp14:editId="78B56A97">
                <wp:simplePos x="0" y="0"/>
                <wp:positionH relativeFrom="margin">
                  <wp:align>right</wp:align>
                </wp:positionH>
                <wp:positionV relativeFrom="paragraph">
                  <wp:posOffset>381997</wp:posOffset>
                </wp:positionV>
                <wp:extent cx="3244215" cy="317119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244215" cy="3171190"/>
                        </a:xfrm>
                        <a:prstGeom prst="rect">
                          <a:avLst/>
                        </a:prstGeom>
                        <a:solidFill>
                          <a:schemeClr val="lt1"/>
                        </a:solid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85"/>
                              <w:gridCol w:w="3212"/>
                            </w:tblGrid>
                            <w:tr w:rsidR="003D34F3" w14:paraId="7CBC036A" w14:textId="77777777" w:rsidTr="00CC3303">
                              <w:tc>
                                <w:tcPr>
                                  <w:tcW w:w="1885" w:type="dxa"/>
                                  <w:vMerge w:val="restart"/>
                                </w:tcPr>
                                <w:p w14:paraId="68BCA80C" w14:textId="77777777" w:rsidR="003D34F3" w:rsidRDefault="003D34F3" w:rsidP="00FC575B">
                                  <w:pPr>
                                    <w:keepNext/>
                                    <w:spacing w:before="120"/>
                                    <w:jc w:val="center"/>
                                  </w:pPr>
                                  <w:r w:rsidRPr="006A672E">
                                    <w:rPr>
                                      <w:noProof/>
                                    </w:rPr>
                                    <w:drawing>
                                      <wp:inline distT="0" distB="0" distL="0" distR="0" wp14:anchorId="02DADFDF" wp14:editId="21CB3306">
                                        <wp:extent cx="1122088" cy="276514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5">
                                                  <a:extLst>
                                                    <a:ext uri="{28A0092B-C50C-407E-A947-70E740481C1C}">
                                                      <a14:useLocalDpi xmlns:a14="http://schemas.microsoft.com/office/drawing/2010/main" val="0"/>
                                                    </a:ext>
                                                  </a:extLst>
                                                </a:blip>
                                                <a:stretch>
                                                  <a:fillRect/>
                                                </a:stretch>
                                              </pic:blipFill>
                                              <pic:spPr>
                                                <a:xfrm>
                                                  <a:off x="0" y="0"/>
                                                  <a:ext cx="1134266" cy="2795157"/>
                                                </a:xfrm>
                                                <a:prstGeom prst="rect">
                                                  <a:avLst/>
                                                </a:prstGeom>
                                              </pic:spPr>
                                            </pic:pic>
                                          </a:graphicData>
                                        </a:graphic>
                                      </wp:inline>
                                    </w:drawing>
                                  </w:r>
                                </w:p>
                              </w:tc>
                              <w:tc>
                                <w:tcPr>
                                  <w:tcW w:w="3212" w:type="dxa"/>
                                </w:tcPr>
                                <w:p w14:paraId="2887CC79" w14:textId="687137D9" w:rsidR="003D34F3" w:rsidRDefault="003D34F3" w:rsidP="00FC575B">
                                  <w:pPr>
                                    <w:keepNext/>
                                    <w:spacing w:before="120"/>
                                    <w:jc w:val="center"/>
                                  </w:pPr>
                                  <w:r>
                                    <w:rPr>
                                      <w:noProof/>
                                    </w:rPr>
                                    <w:drawing>
                                      <wp:inline distT="0" distB="0" distL="0" distR="0" wp14:anchorId="579F8DF3" wp14:editId="78E085CE">
                                        <wp:extent cx="1609667" cy="15091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9028" cy="1527280"/>
                                                </a:xfrm>
                                                <a:prstGeom prst="rect">
                                                  <a:avLst/>
                                                </a:prstGeom>
                                              </pic:spPr>
                                            </pic:pic>
                                          </a:graphicData>
                                        </a:graphic>
                                      </wp:inline>
                                    </w:drawing>
                                  </w:r>
                                </w:p>
                              </w:tc>
                            </w:tr>
                            <w:tr w:rsidR="003D34F3" w14:paraId="64859B2C" w14:textId="77777777" w:rsidTr="00CC3303">
                              <w:tc>
                                <w:tcPr>
                                  <w:tcW w:w="1885" w:type="dxa"/>
                                  <w:vMerge/>
                                </w:tcPr>
                                <w:p w14:paraId="53DBE1F5" w14:textId="77777777" w:rsidR="003D34F3" w:rsidRDefault="003D34F3" w:rsidP="00F16BD4">
                                  <w:pPr>
                                    <w:keepNext/>
                                    <w:jc w:val="center"/>
                                  </w:pPr>
                                </w:p>
                              </w:tc>
                              <w:tc>
                                <w:tcPr>
                                  <w:tcW w:w="3212" w:type="dxa"/>
                                </w:tcPr>
                                <w:p w14:paraId="357855F0" w14:textId="77777777" w:rsidR="003D34F3" w:rsidRDefault="003D34F3" w:rsidP="00F16BD4">
                                  <w:pPr>
                                    <w:keepNext/>
                                    <w:jc w:val="center"/>
                                  </w:pPr>
                                  <w:r w:rsidRPr="007A7FFB">
                                    <w:rPr>
                                      <w:rFonts w:ascii="Arial" w:hAnsi="Arial" w:cs="Arial"/>
                                      <w:b/>
                                      <w:noProof/>
                                      <w:kern w:val="0"/>
                                    </w:rPr>
                                    <w:drawing>
                                      <wp:inline distT="0" distB="0" distL="0" distR="0" wp14:anchorId="2E8952CA" wp14:editId="6539C986">
                                        <wp:extent cx="2040217" cy="13165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964"/>
                                                <a:stretch/>
                                              </pic:blipFill>
                                              <pic:spPr bwMode="auto">
                                                <a:xfrm>
                                                  <a:off x="0" y="0"/>
                                                  <a:ext cx="2185738" cy="14104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9ECFA8" w14:textId="1027E42A" w:rsidR="003D34F3" w:rsidRPr="00B862BC" w:rsidRDefault="003D34F3" w:rsidP="00E1400E">
                            <w:pPr>
                              <w:pStyle w:val="BalloonText"/>
                              <w:rPr>
                                <w:sz w:val="13"/>
                                <w:szCs w:val="13"/>
                              </w:rPr>
                            </w:pPr>
                            <w:bookmarkStart w:id="16" w:name="_Ref56865293"/>
                            <w:r w:rsidRPr="004D3136">
                              <w:rPr>
                                <w:rFonts w:ascii="Arial" w:hAnsi="Arial" w:cs="Arial"/>
                                <w:b/>
                                <w:bCs/>
                                <w:color w:val="000000" w:themeColor="text1"/>
                                <w:sz w:val="20"/>
                                <w:szCs w:val="20"/>
                              </w:rPr>
                              <w:t xml:space="preserve">FIGURE </w:t>
                            </w:r>
                            <w:r w:rsidRPr="004D3136">
                              <w:rPr>
                                <w:rFonts w:ascii="Arial" w:hAnsi="Arial" w:cs="Arial"/>
                                <w:b/>
                                <w:bCs/>
                                <w:i/>
                                <w:iCs/>
                                <w:color w:val="000000" w:themeColor="text1"/>
                                <w:sz w:val="20"/>
                                <w:szCs w:val="20"/>
                              </w:rPr>
                              <w:fldChar w:fldCharType="begin"/>
                            </w:r>
                            <w:r w:rsidRPr="004D3136">
                              <w:rPr>
                                <w:rFonts w:ascii="Arial" w:hAnsi="Arial" w:cs="Arial"/>
                                <w:b/>
                                <w:bCs/>
                                <w:color w:val="000000" w:themeColor="text1"/>
                                <w:sz w:val="20"/>
                                <w:szCs w:val="20"/>
                              </w:rPr>
                              <w:instrText xml:space="preserve"> SEQ Figure \* ARABIC </w:instrText>
                            </w:r>
                            <w:r w:rsidRPr="004D3136">
                              <w:rPr>
                                <w:rFonts w:ascii="Arial" w:hAnsi="Arial" w:cs="Arial"/>
                                <w:b/>
                                <w:bCs/>
                                <w:i/>
                                <w:iCs/>
                                <w:color w:val="000000" w:themeColor="text1"/>
                                <w:sz w:val="20"/>
                                <w:szCs w:val="20"/>
                              </w:rPr>
                              <w:fldChar w:fldCharType="separate"/>
                            </w:r>
                            <w:r w:rsidR="0053008A">
                              <w:rPr>
                                <w:rFonts w:ascii="Arial" w:hAnsi="Arial" w:cs="Arial"/>
                                <w:b/>
                                <w:bCs/>
                                <w:noProof/>
                                <w:color w:val="000000" w:themeColor="text1"/>
                                <w:sz w:val="20"/>
                                <w:szCs w:val="20"/>
                              </w:rPr>
                              <w:t>3</w:t>
                            </w:r>
                            <w:r w:rsidRPr="004D3136">
                              <w:rPr>
                                <w:rFonts w:ascii="Arial" w:hAnsi="Arial" w:cs="Arial"/>
                                <w:b/>
                                <w:bCs/>
                                <w:i/>
                                <w:iCs/>
                                <w:color w:val="000000" w:themeColor="text1"/>
                                <w:sz w:val="20"/>
                                <w:szCs w:val="20"/>
                              </w:rPr>
                              <w:fldChar w:fldCharType="end"/>
                            </w:r>
                            <w:bookmarkEnd w:id="16"/>
                            <w:r w:rsidRPr="004D3136">
                              <w:rPr>
                                <w:rFonts w:ascii="Arial" w:hAnsi="Arial" w:cs="Arial"/>
                                <w:b/>
                                <w:bCs/>
                                <w:color w:val="000000" w:themeColor="text1"/>
                                <w:sz w:val="20"/>
                                <w:szCs w:val="20"/>
                              </w:rPr>
                              <w:t xml:space="preserve">. </w:t>
                            </w:r>
                            <w:r w:rsidRPr="00762CE7">
                              <w:rPr>
                                <w:rFonts w:ascii="Times New Roman" w:hAnsi="Times New Roman" w:cs="Times New Roman"/>
                                <w:kern w:val="0"/>
                              </w:rPr>
                              <w:t>ROP FLOW DIAGRAM AND SCENE WITH A HUMAN AND ROBOT</w:t>
                            </w:r>
                          </w:p>
                          <w:p w14:paraId="0B9156B9" w14:textId="77777777" w:rsidR="003D34F3" w:rsidRPr="00B862BC" w:rsidRDefault="003D34F3" w:rsidP="004453F7">
                            <w:pPr>
                              <w:rPr>
                                <w:sz w:val="15"/>
                                <w:szCs w:val="15"/>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9C7E0" id="Text Box 32" o:spid="_x0000_s1028" type="#_x0000_t202" style="position:absolute;left:0;text-align:left;margin-left:204.25pt;margin-top:30.1pt;width:255.45pt;height:249.7pt;z-index:25165825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" fillcolor="white [3201]" stroked="f" strokeweight=".5pt">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85"/>
                        <w:gridCol w:w="3212"/>
                      </w:tblGrid>
                      <w:tr w:rsidR="003D34F3" w14:paraId="7CBC036A" w14:textId="77777777" w:rsidTr="00CC3303">
                        <w:tc>
                          <w:tcPr>
                            <w:tcW w:w="1885" w:type="dxa"/>
                            <w:vMerge w:val="restart"/>
                          </w:tcPr>
                          <w:p w14:paraId="68BCA80C" w14:textId="77777777" w:rsidR="003D34F3" w:rsidRDefault="003D34F3" w:rsidP="00FC575B">
                            <w:pPr>
                              <w:keepNext/>
                              <w:spacing w:before="120"/>
                              <w:jc w:val="center"/>
                            </w:pPr>
                            <w:r w:rsidRPr="006A672E">
                              <w:rPr>
                                <w:noProof/>
                              </w:rPr>
                              <w:drawing>
                                <wp:inline distT="0" distB="0" distL="0" distR="0" wp14:anchorId="02DADFDF" wp14:editId="21CB3306">
                                  <wp:extent cx="1122088" cy="276514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5">
                                            <a:extLst>
                                              <a:ext uri="{28A0092B-C50C-407E-A947-70E740481C1C}">
                                                <a14:useLocalDpi xmlns:a14="http://schemas.microsoft.com/office/drawing/2010/main" val="0"/>
                                              </a:ext>
                                            </a:extLst>
                                          </a:blip>
                                          <a:stretch>
                                            <a:fillRect/>
                                          </a:stretch>
                                        </pic:blipFill>
                                        <pic:spPr>
                                          <a:xfrm>
                                            <a:off x="0" y="0"/>
                                            <a:ext cx="1134266" cy="2795157"/>
                                          </a:xfrm>
                                          <a:prstGeom prst="rect">
                                            <a:avLst/>
                                          </a:prstGeom>
                                        </pic:spPr>
                                      </pic:pic>
                                    </a:graphicData>
                                  </a:graphic>
                                </wp:inline>
                              </w:drawing>
                            </w:r>
                          </w:p>
                        </w:tc>
                        <w:tc>
                          <w:tcPr>
                            <w:tcW w:w="3212" w:type="dxa"/>
                          </w:tcPr>
                          <w:p w14:paraId="2887CC79" w14:textId="687137D9" w:rsidR="003D34F3" w:rsidRDefault="003D34F3" w:rsidP="00FC575B">
                            <w:pPr>
                              <w:keepNext/>
                              <w:spacing w:before="120"/>
                              <w:jc w:val="center"/>
                            </w:pPr>
                            <w:r>
                              <w:rPr>
                                <w:noProof/>
                              </w:rPr>
                              <w:drawing>
                                <wp:inline distT="0" distB="0" distL="0" distR="0" wp14:anchorId="579F8DF3" wp14:editId="78E085CE">
                                  <wp:extent cx="1609667" cy="15091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9028" cy="1527280"/>
                                          </a:xfrm>
                                          <a:prstGeom prst="rect">
                                            <a:avLst/>
                                          </a:prstGeom>
                                        </pic:spPr>
                                      </pic:pic>
                                    </a:graphicData>
                                  </a:graphic>
                                </wp:inline>
                              </w:drawing>
                            </w:r>
                          </w:p>
                        </w:tc>
                      </w:tr>
                      <w:tr w:rsidR="003D34F3" w14:paraId="64859B2C" w14:textId="77777777" w:rsidTr="00CC3303">
                        <w:tc>
                          <w:tcPr>
                            <w:tcW w:w="1885" w:type="dxa"/>
                            <w:vMerge/>
                          </w:tcPr>
                          <w:p w14:paraId="53DBE1F5" w14:textId="77777777" w:rsidR="003D34F3" w:rsidRDefault="003D34F3" w:rsidP="00F16BD4">
                            <w:pPr>
                              <w:keepNext/>
                              <w:jc w:val="center"/>
                            </w:pPr>
                          </w:p>
                        </w:tc>
                        <w:tc>
                          <w:tcPr>
                            <w:tcW w:w="3212" w:type="dxa"/>
                          </w:tcPr>
                          <w:p w14:paraId="357855F0" w14:textId="77777777" w:rsidR="003D34F3" w:rsidRDefault="003D34F3" w:rsidP="00F16BD4">
                            <w:pPr>
                              <w:keepNext/>
                              <w:jc w:val="center"/>
                            </w:pPr>
                            <w:r w:rsidRPr="007A7FFB">
                              <w:rPr>
                                <w:rFonts w:ascii="Arial" w:hAnsi="Arial" w:cs="Arial"/>
                                <w:b/>
                                <w:noProof/>
                                <w:kern w:val="0"/>
                              </w:rPr>
                              <w:drawing>
                                <wp:inline distT="0" distB="0" distL="0" distR="0" wp14:anchorId="2E8952CA" wp14:editId="6539C986">
                                  <wp:extent cx="2040217" cy="13165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964"/>
                                          <a:stretch/>
                                        </pic:blipFill>
                                        <pic:spPr bwMode="auto">
                                          <a:xfrm>
                                            <a:off x="0" y="0"/>
                                            <a:ext cx="2185738" cy="14104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9ECFA8" w14:textId="1027E42A" w:rsidR="003D34F3" w:rsidRPr="00B862BC" w:rsidRDefault="003D34F3" w:rsidP="00E1400E">
                      <w:pPr>
                        <w:pStyle w:val="BalloonText"/>
                        <w:rPr>
                          <w:sz w:val="13"/>
                          <w:szCs w:val="13"/>
                        </w:rPr>
                      </w:pPr>
                      <w:bookmarkStart w:id="17" w:name="_Ref56865293"/>
                      <w:r w:rsidRPr="004D3136">
                        <w:rPr>
                          <w:rFonts w:ascii="Arial" w:hAnsi="Arial" w:cs="Arial"/>
                          <w:b/>
                          <w:bCs/>
                          <w:color w:val="000000" w:themeColor="text1"/>
                          <w:sz w:val="20"/>
                          <w:szCs w:val="20"/>
                        </w:rPr>
                        <w:t xml:space="preserve">FIGURE </w:t>
                      </w:r>
                      <w:r w:rsidRPr="004D3136">
                        <w:rPr>
                          <w:rFonts w:ascii="Arial" w:hAnsi="Arial" w:cs="Arial"/>
                          <w:b/>
                          <w:bCs/>
                          <w:i/>
                          <w:iCs/>
                          <w:color w:val="000000" w:themeColor="text1"/>
                          <w:sz w:val="20"/>
                          <w:szCs w:val="20"/>
                        </w:rPr>
                        <w:fldChar w:fldCharType="begin"/>
                      </w:r>
                      <w:r w:rsidRPr="004D3136">
                        <w:rPr>
                          <w:rFonts w:ascii="Arial" w:hAnsi="Arial" w:cs="Arial"/>
                          <w:b/>
                          <w:bCs/>
                          <w:color w:val="000000" w:themeColor="text1"/>
                          <w:sz w:val="20"/>
                          <w:szCs w:val="20"/>
                        </w:rPr>
                        <w:instrText xml:space="preserve"> SEQ Figure \* ARABIC </w:instrText>
                      </w:r>
                      <w:r w:rsidRPr="004D3136">
                        <w:rPr>
                          <w:rFonts w:ascii="Arial" w:hAnsi="Arial" w:cs="Arial"/>
                          <w:b/>
                          <w:bCs/>
                          <w:i/>
                          <w:iCs/>
                          <w:color w:val="000000" w:themeColor="text1"/>
                          <w:sz w:val="20"/>
                          <w:szCs w:val="20"/>
                        </w:rPr>
                        <w:fldChar w:fldCharType="separate"/>
                      </w:r>
                      <w:r w:rsidR="0053008A">
                        <w:rPr>
                          <w:rFonts w:ascii="Arial" w:hAnsi="Arial" w:cs="Arial"/>
                          <w:b/>
                          <w:bCs/>
                          <w:noProof/>
                          <w:color w:val="000000" w:themeColor="text1"/>
                          <w:sz w:val="20"/>
                          <w:szCs w:val="20"/>
                        </w:rPr>
                        <w:t>3</w:t>
                      </w:r>
                      <w:r w:rsidRPr="004D3136">
                        <w:rPr>
                          <w:rFonts w:ascii="Arial" w:hAnsi="Arial" w:cs="Arial"/>
                          <w:b/>
                          <w:bCs/>
                          <w:i/>
                          <w:iCs/>
                          <w:color w:val="000000" w:themeColor="text1"/>
                          <w:sz w:val="20"/>
                          <w:szCs w:val="20"/>
                        </w:rPr>
                        <w:fldChar w:fldCharType="end"/>
                      </w:r>
                      <w:bookmarkEnd w:id="17"/>
                      <w:r w:rsidRPr="004D3136">
                        <w:rPr>
                          <w:rFonts w:ascii="Arial" w:hAnsi="Arial" w:cs="Arial"/>
                          <w:b/>
                          <w:bCs/>
                          <w:color w:val="000000" w:themeColor="text1"/>
                          <w:sz w:val="20"/>
                          <w:szCs w:val="20"/>
                        </w:rPr>
                        <w:t xml:space="preserve">. </w:t>
                      </w:r>
                      <w:r w:rsidRPr="00762CE7">
                        <w:rPr>
                          <w:rFonts w:ascii="Times New Roman" w:hAnsi="Times New Roman" w:cs="Times New Roman"/>
                          <w:kern w:val="0"/>
                        </w:rPr>
                        <w:t>ROP FLOW DIAGRAM AND SCENE WITH A HUMAN AND ROBOT</w:t>
                      </w:r>
                    </w:p>
                    <w:p w14:paraId="0B9156B9" w14:textId="77777777" w:rsidR="003D34F3" w:rsidRPr="00B862BC" w:rsidRDefault="003D34F3" w:rsidP="004453F7">
                      <w:pPr>
                        <w:rPr>
                          <w:sz w:val="15"/>
                          <w:szCs w:val="15"/>
                        </w:rPr>
                      </w:pPr>
                    </w:p>
                  </w:txbxContent>
                </v:textbox>
                <w10:wrap type="square" anchorx="margin"/>
              </v:shape>
            </w:pict>
          </mc:Fallback>
        </mc:AlternateContent>
      </w:r>
      <w:r w:rsidR="00737CED" w:rsidRPr="008A71B0">
        <w:rPr>
          <w:kern w:val="0"/>
        </w:rPr>
        <w:t xml:space="preserve">An approximation of the risk associated with passage through a volume between a dynamic obstacle pair can have </w:t>
      </w:r>
      <w:r>
        <w:rPr>
          <w:noProof/>
          <w:kern w:val="0"/>
        </w:rPr>
        <w:lastRenderedPageBreak/>
        <mc:AlternateContent>
          <mc:Choice Requires="wps">
            <w:drawing>
              <wp:anchor distT="0" distB="0" distL="114300" distR="114300" simplePos="0" relativeHeight="251658250" behindDoc="0" locked="0" layoutInCell="1" allowOverlap="1" wp14:anchorId="395BFA47" wp14:editId="7AEEAB1D">
                <wp:simplePos x="0" y="0"/>
                <wp:positionH relativeFrom="margin">
                  <wp:align>left</wp:align>
                </wp:positionH>
                <wp:positionV relativeFrom="paragraph">
                  <wp:posOffset>2219928</wp:posOffset>
                </wp:positionV>
                <wp:extent cx="3264535" cy="357060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264535" cy="3570605"/>
                        </a:xfrm>
                        <a:prstGeom prst="rect">
                          <a:avLst/>
                        </a:prstGeom>
                        <a:solidFill>
                          <a:schemeClr val="lt1"/>
                        </a:solidFill>
                        <a:ln w="6350">
                          <a:noFill/>
                        </a:ln>
                      </wps:spPr>
                      <wps:txbx>
                        <w:txbxContent>
                          <w:p w14:paraId="04D1309D" w14:textId="757A2D1F" w:rsidR="003D34F3" w:rsidRDefault="003D34F3" w:rsidP="00C814E2">
                            <w:pPr>
                              <w:spacing w:before="120"/>
                              <w:rPr>
                                <w:kern w:val="0"/>
                                <w:sz w:val="18"/>
                                <w:szCs w:val="18"/>
                              </w:rPr>
                            </w:pPr>
                            <w:bookmarkStart w:id="18" w:name="_Ref56883407"/>
                            <w:r w:rsidRPr="008A71B0">
                              <w:rPr>
                                <w:rFonts w:ascii="Arial" w:hAnsi="Arial" w:cs="Arial"/>
                                <w:b/>
                                <w:bCs/>
                                <w:kern w:val="0"/>
                              </w:rPr>
                              <w:t xml:space="preserve">TABLE </w:t>
                            </w:r>
                            <w:r w:rsidRPr="008A71B0">
                              <w:rPr>
                                <w:rFonts w:ascii="Arial" w:hAnsi="Arial" w:cs="Arial"/>
                                <w:b/>
                                <w:bCs/>
                                <w:kern w:val="0"/>
                              </w:rPr>
                              <w:fldChar w:fldCharType="begin"/>
                            </w:r>
                            <w:r w:rsidRPr="008A71B0">
                              <w:rPr>
                                <w:rFonts w:ascii="Arial" w:hAnsi="Arial" w:cs="Arial"/>
                                <w:b/>
                                <w:bCs/>
                                <w:kern w:val="0"/>
                              </w:rPr>
                              <w:instrText xml:space="preserve"> SEQ Table \* ARABIC </w:instrText>
                            </w:r>
                            <w:r w:rsidRPr="008A71B0">
                              <w:rPr>
                                <w:rFonts w:ascii="Arial" w:hAnsi="Arial" w:cs="Arial"/>
                                <w:b/>
                                <w:bCs/>
                                <w:kern w:val="0"/>
                              </w:rPr>
                              <w:fldChar w:fldCharType="separate"/>
                            </w:r>
                            <w:r w:rsidR="0053008A">
                              <w:rPr>
                                <w:rFonts w:ascii="Arial" w:hAnsi="Arial" w:cs="Arial"/>
                                <w:b/>
                                <w:bCs/>
                                <w:noProof/>
                                <w:kern w:val="0"/>
                              </w:rPr>
                              <w:t>1</w:t>
                            </w:r>
                            <w:r w:rsidRPr="008A71B0">
                              <w:rPr>
                                <w:rFonts w:ascii="Arial" w:hAnsi="Arial" w:cs="Arial"/>
                                <w:b/>
                                <w:bCs/>
                                <w:kern w:val="0"/>
                              </w:rPr>
                              <w:fldChar w:fldCharType="end"/>
                            </w:r>
                            <w:bookmarkEnd w:id="18"/>
                            <w:r w:rsidRPr="008A71B0">
                              <w:rPr>
                                <w:rFonts w:ascii="Arial" w:hAnsi="Arial" w:cs="Arial"/>
                                <w:b/>
                                <w:bCs/>
                                <w:kern w:val="0"/>
                              </w:rPr>
                              <w:t xml:space="preserve">:  </w:t>
                            </w:r>
                            <w:r w:rsidRPr="008A71B0">
                              <w:rPr>
                                <w:kern w:val="0"/>
                                <w:sz w:val="18"/>
                                <w:szCs w:val="18"/>
                              </w:rPr>
                              <w:t>FACTORS CONTRIBUT</w:t>
                            </w:r>
                            <w:r>
                              <w:rPr>
                                <w:kern w:val="0"/>
                                <w:sz w:val="18"/>
                                <w:szCs w:val="18"/>
                              </w:rPr>
                              <w:t>ING</w:t>
                            </w:r>
                            <w:r w:rsidRPr="008A71B0">
                              <w:rPr>
                                <w:kern w:val="0"/>
                                <w:sz w:val="18"/>
                                <w:szCs w:val="18"/>
                              </w:rPr>
                              <w:t xml:space="preserve"> TO ROBOT RISK OF PASSAGE THROUGH AN OPV.</w:t>
                            </w:r>
                          </w:p>
                          <w:tbl>
                            <w:tblPr>
                              <w:tblStyle w:val="TableGrid"/>
                              <w:tblW w:w="0" w:type="auto"/>
                              <w:tblLayout w:type="fixed"/>
                              <w:tblCellMar>
                                <w:left w:w="29" w:type="dxa"/>
                                <w:right w:w="43" w:type="dxa"/>
                              </w:tblCellMar>
                              <w:tblLook w:val="04A0" w:firstRow="1" w:lastRow="0" w:firstColumn="1" w:lastColumn="0" w:noHBand="0" w:noVBand="1"/>
                            </w:tblPr>
                            <w:tblGrid>
                              <w:gridCol w:w="1075"/>
                              <w:gridCol w:w="540"/>
                              <w:gridCol w:w="810"/>
                              <w:gridCol w:w="2695"/>
                            </w:tblGrid>
                            <w:tr w:rsidR="003D34F3" w:rsidRPr="008A71B0" w14:paraId="4160015E" w14:textId="77777777" w:rsidTr="00FC575B">
                              <w:tc>
                                <w:tcPr>
                                  <w:tcW w:w="1075" w:type="dxa"/>
                                  <w:vAlign w:val="center"/>
                                </w:tcPr>
                                <w:p w14:paraId="0BB3A3AB" w14:textId="77777777" w:rsidR="003D34F3" w:rsidRPr="008A71B0" w:rsidRDefault="003D34F3" w:rsidP="00347710">
                                  <w:pPr>
                                    <w:pStyle w:val="BodyTextIndent"/>
                                    <w:ind w:firstLine="0"/>
                                    <w:jc w:val="center"/>
                                  </w:pPr>
                                  <w:r w:rsidRPr="008A71B0">
                                    <w:rPr>
                                      <w:sz w:val="18"/>
                                      <w:szCs w:val="18"/>
                                    </w:rPr>
                                    <w:t>Grouping</w:t>
                                  </w:r>
                                </w:p>
                              </w:tc>
                              <w:tc>
                                <w:tcPr>
                                  <w:tcW w:w="540" w:type="dxa"/>
                                  <w:vAlign w:val="center"/>
                                </w:tcPr>
                                <w:p w14:paraId="059A9085" w14:textId="77777777" w:rsidR="003D34F3" w:rsidRPr="008A71B0" w:rsidRDefault="003D34F3" w:rsidP="00347710">
                                  <w:pPr>
                                    <w:pStyle w:val="BodyTextIndent"/>
                                    <w:ind w:firstLine="0"/>
                                    <w:jc w:val="center"/>
                                    <w:rPr>
                                      <w:sz w:val="18"/>
                                      <w:szCs w:val="18"/>
                                    </w:rPr>
                                  </w:pPr>
                                  <w:r w:rsidRPr="008A71B0">
                                    <w:rPr>
                                      <w:sz w:val="18"/>
                                      <w:szCs w:val="18"/>
                                    </w:rPr>
                                    <w:t>Factor</w:t>
                                  </w:r>
                                </w:p>
                              </w:tc>
                              <w:tc>
                                <w:tcPr>
                                  <w:tcW w:w="3505" w:type="dxa"/>
                                  <w:gridSpan w:val="2"/>
                                </w:tcPr>
                                <w:p w14:paraId="15A6F70A" w14:textId="77777777" w:rsidR="003D34F3" w:rsidRPr="008A71B0" w:rsidRDefault="003D34F3" w:rsidP="00347710">
                                  <w:pPr>
                                    <w:pStyle w:val="BodyTextIndent"/>
                                    <w:ind w:firstLine="0"/>
                                    <w:rPr>
                                      <w:sz w:val="18"/>
                                      <w:szCs w:val="18"/>
                                    </w:rPr>
                                  </w:pPr>
                                  <w:r w:rsidRPr="008A71B0">
                                    <w:rPr>
                                      <w:sz w:val="18"/>
                                      <w:szCs w:val="18"/>
                                    </w:rPr>
                                    <w:t>Contribution</w:t>
                                  </w:r>
                                </w:p>
                              </w:tc>
                            </w:tr>
                            <w:tr w:rsidR="003D34F3" w:rsidRPr="008A71B0" w14:paraId="316B2D64" w14:textId="77777777" w:rsidTr="00FC575B">
                              <w:tc>
                                <w:tcPr>
                                  <w:tcW w:w="1075" w:type="dxa"/>
                                  <w:vMerge w:val="restart"/>
                                  <w:vAlign w:val="center"/>
                                </w:tcPr>
                                <w:p w14:paraId="1B21389C" w14:textId="77777777" w:rsidR="003D34F3" w:rsidRPr="008A71B0" w:rsidRDefault="003D34F3" w:rsidP="00347710">
                                  <w:pPr>
                                    <w:pStyle w:val="BodyTextIndent"/>
                                    <w:ind w:firstLine="0"/>
                                    <w:jc w:val="center"/>
                                    <w:rPr>
                                      <w:rFonts w:ascii="Arial" w:hAnsi="Arial"/>
                                      <w:sz w:val="18"/>
                                      <w:szCs w:val="18"/>
                                    </w:rPr>
                                  </w:pPr>
                                  <w:r w:rsidRPr="008A71B0">
                                    <w:rPr>
                                      <w:sz w:val="18"/>
                                      <w:szCs w:val="18"/>
                                    </w:rPr>
                                    <w:t>Backtracking capability</w:t>
                                  </w:r>
                                </w:p>
                              </w:tc>
                              <w:tc>
                                <w:tcPr>
                                  <w:tcW w:w="540" w:type="dxa"/>
                                </w:tcPr>
                                <w:p w14:paraId="64857AC2" w14:textId="77777777" w:rsidR="003D34F3" w:rsidRPr="008A71B0" w:rsidRDefault="00DC69D6" w:rsidP="00347710">
                                  <w:pPr>
                                    <w:pStyle w:val="BodyTextIndent"/>
                                    <w:ind w:firstLine="0"/>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1</m:t>
                                          </m:r>
                                        </m:sub>
                                      </m:sSub>
                                    </m:oMath>
                                  </m:oMathPara>
                                </w:p>
                              </w:tc>
                              <w:tc>
                                <w:tcPr>
                                  <w:tcW w:w="3505" w:type="dxa"/>
                                  <w:gridSpan w:val="2"/>
                                </w:tcPr>
                                <w:p w14:paraId="6FC34641" w14:textId="77777777" w:rsidR="003D34F3" w:rsidRPr="008A71B0" w:rsidRDefault="003D34F3" w:rsidP="00347710">
                                  <w:pPr>
                                    <w:pStyle w:val="BodyTextIndent"/>
                                    <w:ind w:firstLine="0"/>
                                    <w:rPr>
                                      <w:sz w:val="18"/>
                                      <w:szCs w:val="18"/>
                                    </w:rPr>
                                  </w:pPr>
                                  <w:r w:rsidRPr="008A71B0">
                                    <w:rPr>
                                      <w:sz w:val="18"/>
                                      <w:szCs w:val="18"/>
                                    </w:rPr>
                                    <w:t>Reaction speed, or reaction time, of the robot required for the robot to move out of the volume between obstacles.</w:t>
                                  </w:r>
                                </w:p>
                              </w:tc>
                            </w:tr>
                            <w:tr w:rsidR="003D34F3" w:rsidRPr="008A71B0" w14:paraId="1D4B95D2" w14:textId="77777777" w:rsidTr="00FC575B">
                              <w:tc>
                                <w:tcPr>
                                  <w:tcW w:w="1075" w:type="dxa"/>
                                  <w:vMerge/>
                                  <w:vAlign w:val="center"/>
                                </w:tcPr>
                                <w:p w14:paraId="77B91FE1" w14:textId="77777777" w:rsidR="003D34F3" w:rsidRPr="008A71B0" w:rsidRDefault="003D34F3" w:rsidP="00347710">
                                  <w:pPr>
                                    <w:pStyle w:val="BodyTextIndent"/>
                                    <w:ind w:firstLine="0"/>
                                    <w:jc w:val="center"/>
                                    <w:rPr>
                                      <w:rFonts w:ascii="Arial" w:hAnsi="Arial"/>
                                      <w:sz w:val="18"/>
                                      <w:szCs w:val="18"/>
                                    </w:rPr>
                                  </w:pPr>
                                </w:p>
                              </w:tc>
                              <w:tc>
                                <w:tcPr>
                                  <w:tcW w:w="540" w:type="dxa"/>
                                </w:tcPr>
                                <w:p w14:paraId="1408F0AE" w14:textId="77777777" w:rsidR="003D34F3" w:rsidRPr="008A71B0" w:rsidRDefault="00DC69D6" w:rsidP="00347710">
                                  <w:pPr>
                                    <w:pStyle w:val="BodyTextIndent"/>
                                    <w:ind w:firstLine="0"/>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2</m:t>
                                          </m:r>
                                        </m:sub>
                                      </m:sSub>
                                    </m:oMath>
                                  </m:oMathPara>
                                </w:p>
                              </w:tc>
                              <w:tc>
                                <w:tcPr>
                                  <w:tcW w:w="3505" w:type="dxa"/>
                                  <w:gridSpan w:val="2"/>
                                </w:tcPr>
                                <w:p w14:paraId="3605F317" w14:textId="77777777" w:rsidR="003D34F3" w:rsidRPr="008A71B0" w:rsidRDefault="003D34F3" w:rsidP="00347710">
                                  <w:pPr>
                                    <w:pStyle w:val="BodyTextIndent"/>
                                    <w:ind w:firstLine="0"/>
                                    <w:rPr>
                                      <w:sz w:val="18"/>
                                      <w:szCs w:val="18"/>
                                    </w:rPr>
                                  </w:pPr>
                                  <w:r w:rsidRPr="008A71B0">
                                    <w:rPr>
                                      <w:sz w:val="18"/>
                                      <w:szCs w:val="18"/>
                                    </w:rPr>
                                    <w:t>Approach angle between the robot manipulator and the volume between obstacles.</w:t>
                                  </w:r>
                                </w:p>
                              </w:tc>
                            </w:tr>
                            <w:tr w:rsidR="003D34F3" w:rsidRPr="008A71B0" w14:paraId="0A7E0A70" w14:textId="77777777" w:rsidTr="00FC575B">
                              <w:trPr>
                                <w:trHeight w:val="404"/>
                              </w:trPr>
                              <w:tc>
                                <w:tcPr>
                                  <w:tcW w:w="1075" w:type="dxa"/>
                                  <w:vMerge w:val="restart"/>
                                  <w:vAlign w:val="center"/>
                                </w:tcPr>
                                <w:p w14:paraId="77BF524E" w14:textId="77777777" w:rsidR="003D34F3" w:rsidRPr="008A71B0" w:rsidRDefault="003D34F3" w:rsidP="00347710">
                                  <w:pPr>
                                    <w:pStyle w:val="BodyTextIndent"/>
                                    <w:ind w:firstLine="0"/>
                                    <w:jc w:val="center"/>
                                    <w:rPr>
                                      <w:iCs/>
                                      <w:sz w:val="18"/>
                                      <w:szCs w:val="18"/>
                                    </w:rPr>
                                  </w:pPr>
                                  <w:r w:rsidRPr="008A71B0">
                                    <w:rPr>
                                      <w:iCs/>
                                      <w:sz w:val="18"/>
                                      <w:szCs w:val="18"/>
                                    </w:rPr>
                                    <w:t>Closure of passage window</w:t>
                                  </w:r>
                                </w:p>
                              </w:tc>
                              <w:tc>
                                <w:tcPr>
                                  <w:tcW w:w="540" w:type="dxa"/>
                                </w:tcPr>
                                <w:p w14:paraId="01C5834F" w14:textId="77777777" w:rsidR="003D34F3" w:rsidRPr="008A71B0" w:rsidRDefault="00DC69D6" w:rsidP="00347710">
                                  <w:pPr>
                                    <w:pStyle w:val="BodyTextIndent"/>
                                    <w:ind w:firstLine="0"/>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3</m:t>
                                          </m:r>
                                        </m:sub>
                                      </m:sSub>
                                    </m:oMath>
                                  </m:oMathPara>
                                </w:p>
                              </w:tc>
                              <w:tc>
                                <w:tcPr>
                                  <w:tcW w:w="3505" w:type="dxa"/>
                                  <w:gridSpan w:val="2"/>
                                  <w:vMerge w:val="restart"/>
                                </w:tcPr>
                                <w:p w14:paraId="114B22AD" w14:textId="4D39135B" w:rsidR="003D34F3" w:rsidRPr="008A71B0" w:rsidRDefault="003D34F3" w:rsidP="00347710">
                                  <w:pPr>
                                    <w:pStyle w:val="BodyTextIndent"/>
                                    <w:ind w:firstLine="0"/>
                                    <w:rPr>
                                      <w:sz w:val="18"/>
                                      <w:szCs w:val="18"/>
                                    </w:rPr>
                                  </w:pPr>
                                  <w:r w:rsidRPr="008A71B0">
                                    <w:rPr>
                                      <w:sz w:val="18"/>
                                      <w:szCs w:val="18"/>
                                    </w:rPr>
                                    <w:t>Time to collapse the near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3</m:t>
                                        </m:r>
                                      </m:sub>
                                    </m:sSub>
                                  </m:oMath>
                                  <w:r w:rsidRPr="008A71B0">
                                    <w:rPr>
                                      <w:sz w:val="18"/>
                                      <w:szCs w:val="18"/>
                                    </w:rPr>
                                    <w:t>) and far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4</m:t>
                                        </m:r>
                                      </m:sub>
                                    </m:sSub>
                                  </m:oMath>
                                  <w:r w:rsidRPr="008A71B0">
                                    <w:rPr>
                                      <w:sz w:val="18"/>
                                      <w:szCs w:val="18"/>
                                    </w:rPr>
                                    <w:t xml:space="preserve">) gap (width) of the OPV if the obstacles are dynamic and approaching.  Can </w:t>
                                  </w:r>
                                  <w:r>
                                    <w:rPr>
                                      <w:sz w:val="18"/>
                                      <w:szCs w:val="18"/>
                                    </w:rPr>
                                    <w:t>robot</w:t>
                                  </w:r>
                                  <w:r w:rsidRPr="008A71B0">
                                    <w:rPr>
                                      <w:sz w:val="18"/>
                                      <w:szCs w:val="18"/>
                                    </w:rPr>
                                    <w:t xml:space="preserve"> make it through the space before the space is to</w:t>
                                  </w:r>
                                  <w:r w:rsidR="00DD572A">
                                    <w:rPr>
                                      <w:sz w:val="18"/>
                                      <w:szCs w:val="18"/>
                                    </w:rPr>
                                    <w:t>o</w:t>
                                  </w:r>
                                  <w:r w:rsidRPr="008A71B0">
                                    <w:rPr>
                                      <w:sz w:val="18"/>
                                      <w:szCs w:val="18"/>
                                    </w:rPr>
                                    <w:t xml:space="preserve"> small?</w:t>
                                  </w:r>
                                </w:p>
                              </w:tc>
                            </w:tr>
                            <w:tr w:rsidR="003D34F3" w:rsidRPr="008A71B0" w14:paraId="225E200C" w14:textId="77777777" w:rsidTr="00FC575B">
                              <w:trPr>
                                <w:trHeight w:val="251"/>
                              </w:trPr>
                              <w:tc>
                                <w:tcPr>
                                  <w:tcW w:w="1075" w:type="dxa"/>
                                  <w:vMerge/>
                                  <w:vAlign w:val="center"/>
                                </w:tcPr>
                                <w:p w14:paraId="20632F06" w14:textId="77777777" w:rsidR="003D34F3" w:rsidRPr="008A71B0" w:rsidRDefault="003D34F3" w:rsidP="00347710">
                                  <w:pPr>
                                    <w:pStyle w:val="BodyTextIndent"/>
                                    <w:ind w:firstLine="0"/>
                                    <w:jc w:val="center"/>
                                    <w:rPr>
                                      <w:sz w:val="18"/>
                                      <w:szCs w:val="18"/>
                                    </w:rPr>
                                  </w:pPr>
                                </w:p>
                              </w:tc>
                              <w:tc>
                                <w:tcPr>
                                  <w:tcW w:w="540" w:type="dxa"/>
                                </w:tcPr>
                                <w:p w14:paraId="180FC5D6" w14:textId="77777777" w:rsidR="003D34F3" w:rsidRPr="008A71B0" w:rsidRDefault="00DC69D6" w:rsidP="00347710">
                                  <w:pPr>
                                    <w:pStyle w:val="BodyTextIndent"/>
                                    <w:ind w:firstLine="0"/>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4</m:t>
                                          </m:r>
                                        </m:sub>
                                      </m:sSub>
                                    </m:oMath>
                                  </m:oMathPara>
                                </w:p>
                              </w:tc>
                              <w:tc>
                                <w:tcPr>
                                  <w:tcW w:w="3505" w:type="dxa"/>
                                  <w:gridSpan w:val="2"/>
                                  <w:vMerge/>
                                </w:tcPr>
                                <w:p w14:paraId="30254F40" w14:textId="77777777" w:rsidR="003D34F3" w:rsidRPr="008A71B0" w:rsidRDefault="003D34F3" w:rsidP="00347710">
                                  <w:pPr>
                                    <w:pStyle w:val="BodyTextIndent"/>
                                    <w:ind w:firstLine="0"/>
                                  </w:pPr>
                                </w:p>
                              </w:tc>
                            </w:tr>
                            <w:tr w:rsidR="003D34F3" w:rsidRPr="008A71B0" w14:paraId="6A19E517" w14:textId="77777777" w:rsidTr="00FC575B">
                              <w:trPr>
                                <w:trHeight w:val="728"/>
                              </w:trPr>
                              <w:tc>
                                <w:tcPr>
                                  <w:tcW w:w="1075" w:type="dxa"/>
                                  <w:vMerge w:val="restart"/>
                                  <w:vAlign w:val="center"/>
                                </w:tcPr>
                                <w:p w14:paraId="10001F04" w14:textId="77777777" w:rsidR="003D34F3" w:rsidRPr="008A71B0" w:rsidRDefault="003D34F3" w:rsidP="00347710">
                                  <w:pPr>
                                    <w:pStyle w:val="BodyTextIndent"/>
                                    <w:ind w:firstLine="0"/>
                                    <w:jc w:val="center"/>
                                    <w:rPr>
                                      <w:sz w:val="18"/>
                                      <w:szCs w:val="18"/>
                                    </w:rPr>
                                  </w:pPr>
                                  <w:r w:rsidRPr="008A71B0">
                                    <w:rPr>
                                      <w:sz w:val="18"/>
                                      <w:szCs w:val="18"/>
                                    </w:rPr>
                                    <w:t>Dimensions of obstacles, distance to backtrack out of collision situation</w:t>
                                  </w:r>
                                </w:p>
                              </w:tc>
                              <w:tc>
                                <w:tcPr>
                                  <w:tcW w:w="540" w:type="dxa"/>
                                </w:tcPr>
                                <w:p w14:paraId="6FB287D6" w14:textId="77777777" w:rsidR="003D34F3" w:rsidRPr="008A71B0" w:rsidRDefault="00DC69D6" w:rsidP="00347710">
                                  <w:pPr>
                                    <w:pStyle w:val="BodyTextIndent"/>
                                    <w:ind w:firstLine="0"/>
                                    <w:rPr>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5</m:t>
                                          </m:r>
                                        </m:sub>
                                      </m:sSub>
                                    </m:oMath>
                                  </m:oMathPara>
                                </w:p>
                              </w:tc>
                              <w:tc>
                                <w:tcPr>
                                  <w:tcW w:w="810" w:type="dxa"/>
                                </w:tcPr>
                                <w:p w14:paraId="2F11FD1A" w14:textId="77777777" w:rsidR="003D34F3" w:rsidRPr="008A71B0" w:rsidRDefault="003D34F3" w:rsidP="005A377D">
                                  <w:pPr>
                                    <w:pStyle w:val="BodyTextIndent"/>
                                    <w:ind w:firstLine="0"/>
                                    <w:jc w:val="center"/>
                                    <w:rPr>
                                      <w:sz w:val="18"/>
                                      <w:szCs w:val="18"/>
                                    </w:rPr>
                                  </w:pPr>
                                  <w:r w:rsidRPr="008A71B0">
                                    <w:rPr>
                                      <w:sz w:val="18"/>
                                      <w:szCs w:val="18"/>
                                    </w:rPr>
                                    <w:t>Length of obstacle 1.</w:t>
                                  </w:r>
                                </w:p>
                              </w:tc>
                              <w:tc>
                                <w:tcPr>
                                  <w:tcW w:w="2695" w:type="dxa"/>
                                  <w:vMerge w:val="restart"/>
                                </w:tcPr>
                                <w:p w14:paraId="602798B3" w14:textId="77777777" w:rsidR="003D34F3" w:rsidRPr="008A71B0" w:rsidRDefault="003D34F3" w:rsidP="00347710">
                                  <w:pPr>
                                    <w:pStyle w:val="BodyTextIndent"/>
                                    <w:ind w:firstLine="0"/>
                                    <w:rPr>
                                      <w:sz w:val="18"/>
                                      <w:szCs w:val="18"/>
                                    </w:rPr>
                                  </w:pPr>
                                  <w:r w:rsidRPr="008A71B0">
                                    <w:rPr>
                                      <w:sz w:val="18"/>
                                      <w:szCs w:val="18"/>
                                    </w:rPr>
                                    <w:t xml:space="preserve">Together, these two factors are the contribution due to the length of the OPV.  The longer the OPV is, the more time required to retract parallel to the approach direction of the OPV if robot passage becomes blocked in the middle of the OPV.  </w:t>
                                  </w:r>
                                </w:p>
                              </w:tc>
                            </w:tr>
                            <w:tr w:rsidR="003D34F3" w:rsidRPr="008A71B0" w14:paraId="617EA73F" w14:textId="77777777" w:rsidTr="00FC575B">
                              <w:tc>
                                <w:tcPr>
                                  <w:tcW w:w="1075" w:type="dxa"/>
                                  <w:vMerge/>
                                </w:tcPr>
                                <w:p w14:paraId="7E7689EE" w14:textId="77777777" w:rsidR="003D34F3" w:rsidRPr="008A71B0" w:rsidRDefault="003D34F3" w:rsidP="00347710">
                                  <w:pPr>
                                    <w:pStyle w:val="BodyTextIndent"/>
                                    <w:ind w:firstLine="0"/>
                                    <w:rPr>
                                      <w:sz w:val="18"/>
                                      <w:szCs w:val="18"/>
                                    </w:rPr>
                                  </w:pPr>
                                </w:p>
                              </w:tc>
                              <w:tc>
                                <w:tcPr>
                                  <w:tcW w:w="540" w:type="dxa"/>
                                </w:tcPr>
                                <w:p w14:paraId="249662DA" w14:textId="77777777" w:rsidR="003D34F3" w:rsidRPr="008A71B0" w:rsidRDefault="00DC69D6" w:rsidP="00347710">
                                  <w:pPr>
                                    <w:pStyle w:val="BodyTextIndent"/>
                                    <w:ind w:firstLine="0"/>
                                    <w:rPr>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6</m:t>
                                          </m:r>
                                        </m:sub>
                                      </m:sSub>
                                    </m:oMath>
                                  </m:oMathPara>
                                </w:p>
                              </w:tc>
                              <w:tc>
                                <w:tcPr>
                                  <w:tcW w:w="810" w:type="dxa"/>
                                </w:tcPr>
                                <w:p w14:paraId="385B148C" w14:textId="77777777" w:rsidR="003D34F3" w:rsidRPr="008A71B0" w:rsidRDefault="003D34F3" w:rsidP="005A377D">
                                  <w:pPr>
                                    <w:pStyle w:val="BodyTextIndent"/>
                                    <w:ind w:firstLine="0"/>
                                    <w:jc w:val="center"/>
                                    <w:rPr>
                                      <w:sz w:val="18"/>
                                      <w:szCs w:val="18"/>
                                    </w:rPr>
                                  </w:pPr>
                                  <w:r w:rsidRPr="008A71B0">
                                    <w:rPr>
                                      <w:sz w:val="18"/>
                                      <w:szCs w:val="18"/>
                                    </w:rPr>
                                    <w:t>Length of obstacle 2.</w:t>
                                  </w:r>
                                </w:p>
                              </w:tc>
                              <w:tc>
                                <w:tcPr>
                                  <w:tcW w:w="2695" w:type="dxa"/>
                                  <w:vMerge/>
                                </w:tcPr>
                                <w:p w14:paraId="1930000D" w14:textId="77777777" w:rsidR="003D34F3" w:rsidRPr="008A71B0" w:rsidRDefault="003D34F3" w:rsidP="00347710">
                                  <w:pPr>
                                    <w:pStyle w:val="BodyTextIndent"/>
                                    <w:ind w:firstLine="0"/>
                                    <w:rPr>
                                      <w:sz w:val="18"/>
                                      <w:szCs w:val="18"/>
                                    </w:rPr>
                                  </w:pPr>
                                </w:p>
                              </w:tc>
                            </w:tr>
                            <w:tr w:rsidR="003D34F3" w:rsidRPr="008A71B0" w14:paraId="00EAEEEA" w14:textId="77777777" w:rsidTr="00FC575B">
                              <w:trPr>
                                <w:trHeight w:val="287"/>
                              </w:trPr>
                              <w:tc>
                                <w:tcPr>
                                  <w:tcW w:w="1075" w:type="dxa"/>
                                  <w:vMerge/>
                                </w:tcPr>
                                <w:p w14:paraId="52E30263" w14:textId="77777777" w:rsidR="003D34F3" w:rsidRPr="008A71B0" w:rsidRDefault="003D34F3" w:rsidP="00347710">
                                  <w:pPr>
                                    <w:pStyle w:val="BodyTextIndent"/>
                                    <w:ind w:firstLine="0"/>
                                    <w:rPr>
                                      <w:sz w:val="18"/>
                                      <w:szCs w:val="18"/>
                                    </w:rPr>
                                  </w:pPr>
                                </w:p>
                              </w:tc>
                              <w:tc>
                                <w:tcPr>
                                  <w:tcW w:w="540" w:type="dxa"/>
                                </w:tcPr>
                                <w:p w14:paraId="69DF7C62" w14:textId="77777777" w:rsidR="003D34F3" w:rsidRPr="008A71B0" w:rsidRDefault="00DC69D6" w:rsidP="00347710">
                                  <w:pPr>
                                    <w:pStyle w:val="BodyTextIndent"/>
                                    <w:ind w:firstLine="0"/>
                                    <w:rPr>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7</m:t>
                                          </m:r>
                                        </m:sub>
                                      </m:sSub>
                                    </m:oMath>
                                  </m:oMathPara>
                                </w:p>
                              </w:tc>
                              <w:tc>
                                <w:tcPr>
                                  <w:tcW w:w="810" w:type="dxa"/>
                                </w:tcPr>
                                <w:p w14:paraId="3DB3B56F" w14:textId="77777777" w:rsidR="003D34F3" w:rsidRPr="008A71B0" w:rsidRDefault="003D34F3" w:rsidP="005A377D">
                                  <w:pPr>
                                    <w:pStyle w:val="BodyTextIndent"/>
                                    <w:ind w:firstLine="0"/>
                                    <w:jc w:val="center"/>
                                    <w:rPr>
                                      <w:sz w:val="18"/>
                                      <w:szCs w:val="18"/>
                                    </w:rPr>
                                  </w:pPr>
                                  <w:r w:rsidRPr="008A71B0">
                                    <w:rPr>
                                      <w:sz w:val="18"/>
                                      <w:szCs w:val="18"/>
                                    </w:rPr>
                                    <w:t>Size of obstacle 1.</w:t>
                                  </w:r>
                                </w:p>
                              </w:tc>
                              <w:tc>
                                <w:tcPr>
                                  <w:tcW w:w="2695" w:type="dxa"/>
                                  <w:vMerge w:val="restart"/>
                                </w:tcPr>
                                <w:p w14:paraId="32444A80" w14:textId="77777777" w:rsidR="003D34F3" w:rsidRPr="008A71B0" w:rsidRDefault="003D34F3" w:rsidP="00347710">
                                  <w:pPr>
                                    <w:pStyle w:val="BodyTextIndent"/>
                                    <w:ind w:firstLine="0"/>
                                    <w:rPr>
                                      <w:sz w:val="18"/>
                                      <w:szCs w:val="18"/>
                                    </w:rPr>
                                  </w:pPr>
                                  <w:r w:rsidRPr="008A71B0">
                                    <w:rPr>
                                      <w:sz w:val="18"/>
                                      <w:szCs w:val="18"/>
                                    </w:rPr>
                                    <w:t>The larger the radius of an obstacle, or height of an obstacle, the longer it would take the robot to retract perpendicular to approach direction of the OPV should passage between obstacles become blocked.</w:t>
                                  </w:r>
                                </w:p>
                              </w:tc>
                            </w:tr>
                            <w:tr w:rsidR="003D34F3" w:rsidRPr="008A71B0" w14:paraId="4184061D" w14:textId="77777777" w:rsidTr="00FC575B">
                              <w:tc>
                                <w:tcPr>
                                  <w:tcW w:w="1075" w:type="dxa"/>
                                  <w:vMerge/>
                                </w:tcPr>
                                <w:p w14:paraId="4FDC3563" w14:textId="77777777" w:rsidR="003D34F3" w:rsidRPr="008A71B0" w:rsidRDefault="003D34F3" w:rsidP="00347710">
                                  <w:pPr>
                                    <w:pStyle w:val="BodyTextIndent"/>
                                    <w:ind w:firstLine="0"/>
                                    <w:rPr>
                                      <w:sz w:val="18"/>
                                      <w:szCs w:val="18"/>
                                    </w:rPr>
                                  </w:pPr>
                                </w:p>
                              </w:tc>
                              <w:tc>
                                <w:tcPr>
                                  <w:tcW w:w="540" w:type="dxa"/>
                                </w:tcPr>
                                <w:p w14:paraId="4DF90183" w14:textId="77777777" w:rsidR="003D34F3" w:rsidRPr="008A71B0" w:rsidRDefault="00DC69D6" w:rsidP="00347710">
                                  <w:pPr>
                                    <w:pStyle w:val="BodyTextIndent"/>
                                    <w:ind w:firstLine="0"/>
                                    <w:rPr>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8</m:t>
                                          </m:r>
                                        </m:sub>
                                      </m:sSub>
                                    </m:oMath>
                                  </m:oMathPara>
                                </w:p>
                              </w:tc>
                              <w:tc>
                                <w:tcPr>
                                  <w:tcW w:w="810" w:type="dxa"/>
                                </w:tcPr>
                                <w:p w14:paraId="64BBEF21" w14:textId="77777777" w:rsidR="003D34F3" w:rsidRPr="008A71B0" w:rsidRDefault="003D34F3" w:rsidP="005A377D">
                                  <w:pPr>
                                    <w:pStyle w:val="BodyTextIndent"/>
                                    <w:ind w:firstLine="0"/>
                                    <w:jc w:val="center"/>
                                    <w:rPr>
                                      <w:sz w:val="18"/>
                                      <w:szCs w:val="18"/>
                                    </w:rPr>
                                  </w:pPr>
                                  <w:r w:rsidRPr="008A71B0">
                                    <w:rPr>
                                      <w:sz w:val="18"/>
                                      <w:szCs w:val="18"/>
                                    </w:rPr>
                                    <w:t>Size of obstacle 2.</w:t>
                                  </w:r>
                                </w:p>
                              </w:tc>
                              <w:tc>
                                <w:tcPr>
                                  <w:tcW w:w="2695" w:type="dxa"/>
                                  <w:vMerge/>
                                </w:tcPr>
                                <w:p w14:paraId="18D1BE73" w14:textId="77777777" w:rsidR="003D34F3" w:rsidRPr="008A71B0" w:rsidRDefault="003D34F3" w:rsidP="00347710">
                                  <w:pPr>
                                    <w:pStyle w:val="BodyTextIndent"/>
                                    <w:ind w:firstLine="0"/>
                                    <w:rPr>
                                      <w:sz w:val="18"/>
                                      <w:szCs w:val="18"/>
                                    </w:rPr>
                                  </w:pPr>
                                </w:p>
                              </w:tc>
                            </w:tr>
                          </w:tbl>
                          <w:p w14:paraId="47B9E0F1" w14:textId="77777777" w:rsidR="003D34F3" w:rsidRDefault="003D34F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BFA47" id="Text Box 29" o:spid="_x0000_s1029" type="#_x0000_t202" style="position:absolute;left:0;text-align:left;margin-left:0;margin-top:174.8pt;width:257.05pt;height:281.15pt;z-index:25165825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" fillcolor="white [3201]" stroked="f" strokeweight=".5pt">
                <v:textbox inset="0,0,0,0">
                  <w:txbxContent>
                    <w:p w14:paraId="04D1309D" w14:textId="757A2D1F" w:rsidR="003D34F3" w:rsidRDefault="003D34F3" w:rsidP="00C814E2">
                      <w:pPr>
                        <w:spacing w:before="120"/>
                        <w:rPr>
                          <w:kern w:val="0"/>
                          <w:sz w:val="18"/>
                          <w:szCs w:val="18"/>
                        </w:rPr>
                      </w:pPr>
                      <w:bookmarkStart w:id="19" w:name="_Ref56883407"/>
                      <w:r w:rsidRPr="008A71B0">
                        <w:rPr>
                          <w:rFonts w:ascii="Arial" w:hAnsi="Arial" w:cs="Arial"/>
                          <w:b/>
                          <w:bCs/>
                          <w:kern w:val="0"/>
                        </w:rPr>
                        <w:t xml:space="preserve">TABLE </w:t>
                      </w:r>
                      <w:r w:rsidRPr="008A71B0">
                        <w:rPr>
                          <w:rFonts w:ascii="Arial" w:hAnsi="Arial" w:cs="Arial"/>
                          <w:b/>
                          <w:bCs/>
                          <w:kern w:val="0"/>
                        </w:rPr>
                        <w:fldChar w:fldCharType="begin"/>
                      </w:r>
                      <w:r w:rsidRPr="008A71B0">
                        <w:rPr>
                          <w:rFonts w:ascii="Arial" w:hAnsi="Arial" w:cs="Arial"/>
                          <w:b/>
                          <w:bCs/>
                          <w:kern w:val="0"/>
                        </w:rPr>
                        <w:instrText xml:space="preserve"> SEQ Table \* ARABIC </w:instrText>
                      </w:r>
                      <w:r w:rsidRPr="008A71B0">
                        <w:rPr>
                          <w:rFonts w:ascii="Arial" w:hAnsi="Arial" w:cs="Arial"/>
                          <w:b/>
                          <w:bCs/>
                          <w:kern w:val="0"/>
                        </w:rPr>
                        <w:fldChar w:fldCharType="separate"/>
                      </w:r>
                      <w:r w:rsidR="0053008A">
                        <w:rPr>
                          <w:rFonts w:ascii="Arial" w:hAnsi="Arial" w:cs="Arial"/>
                          <w:b/>
                          <w:bCs/>
                          <w:noProof/>
                          <w:kern w:val="0"/>
                        </w:rPr>
                        <w:t>1</w:t>
                      </w:r>
                      <w:r w:rsidRPr="008A71B0">
                        <w:rPr>
                          <w:rFonts w:ascii="Arial" w:hAnsi="Arial" w:cs="Arial"/>
                          <w:b/>
                          <w:bCs/>
                          <w:kern w:val="0"/>
                        </w:rPr>
                        <w:fldChar w:fldCharType="end"/>
                      </w:r>
                      <w:bookmarkEnd w:id="19"/>
                      <w:r w:rsidRPr="008A71B0">
                        <w:rPr>
                          <w:rFonts w:ascii="Arial" w:hAnsi="Arial" w:cs="Arial"/>
                          <w:b/>
                          <w:bCs/>
                          <w:kern w:val="0"/>
                        </w:rPr>
                        <w:t xml:space="preserve">:  </w:t>
                      </w:r>
                      <w:r w:rsidRPr="008A71B0">
                        <w:rPr>
                          <w:kern w:val="0"/>
                          <w:sz w:val="18"/>
                          <w:szCs w:val="18"/>
                        </w:rPr>
                        <w:t>FACTORS CONTRIBUT</w:t>
                      </w:r>
                      <w:r>
                        <w:rPr>
                          <w:kern w:val="0"/>
                          <w:sz w:val="18"/>
                          <w:szCs w:val="18"/>
                        </w:rPr>
                        <w:t>ING</w:t>
                      </w:r>
                      <w:r w:rsidRPr="008A71B0">
                        <w:rPr>
                          <w:kern w:val="0"/>
                          <w:sz w:val="18"/>
                          <w:szCs w:val="18"/>
                        </w:rPr>
                        <w:t xml:space="preserve"> TO ROBOT RISK OF PASSAGE THROUGH AN OPV.</w:t>
                      </w:r>
                    </w:p>
                    <w:tbl>
                      <w:tblPr>
                        <w:tblStyle w:val="TableGrid"/>
                        <w:tblW w:w="0" w:type="auto"/>
                        <w:tblLayout w:type="fixed"/>
                        <w:tblCellMar>
                          <w:left w:w="29" w:type="dxa"/>
                          <w:right w:w="43" w:type="dxa"/>
                        </w:tblCellMar>
                        <w:tblLook w:val="04A0" w:firstRow="1" w:lastRow="0" w:firstColumn="1" w:lastColumn="0" w:noHBand="0" w:noVBand="1"/>
                      </w:tblPr>
                      <w:tblGrid>
                        <w:gridCol w:w="1075"/>
                        <w:gridCol w:w="540"/>
                        <w:gridCol w:w="810"/>
                        <w:gridCol w:w="2695"/>
                      </w:tblGrid>
                      <w:tr w:rsidR="003D34F3" w:rsidRPr="008A71B0" w14:paraId="4160015E" w14:textId="77777777" w:rsidTr="00FC575B">
                        <w:tc>
                          <w:tcPr>
                            <w:tcW w:w="1075" w:type="dxa"/>
                            <w:vAlign w:val="center"/>
                          </w:tcPr>
                          <w:p w14:paraId="0BB3A3AB" w14:textId="77777777" w:rsidR="003D34F3" w:rsidRPr="008A71B0" w:rsidRDefault="003D34F3" w:rsidP="00347710">
                            <w:pPr>
                              <w:pStyle w:val="BodyTextIndent"/>
                              <w:ind w:firstLine="0"/>
                              <w:jc w:val="center"/>
                            </w:pPr>
                            <w:r w:rsidRPr="008A71B0">
                              <w:rPr>
                                <w:sz w:val="18"/>
                                <w:szCs w:val="18"/>
                              </w:rPr>
                              <w:t>Grouping</w:t>
                            </w:r>
                          </w:p>
                        </w:tc>
                        <w:tc>
                          <w:tcPr>
                            <w:tcW w:w="540" w:type="dxa"/>
                            <w:vAlign w:val="center"/>
                          </w:tcPr>
                          <w:p w14:paraId="059A9085" w14:textId="77777777" w:rsidR="003D34F3" w:rsidRPr="008A71B0" w:rsidRDefault="003D34F3" w:rsidP="00347710">
                            <w:pPr>
                              <w:pStyle w:val="BodyTextIndent"/>
                              <w:ind w:firstLine="0"/>
                              <w:jc w:val="center"/>
                              <w:rPr>
                                <w:sz w:val="18"/>
                                <w:szCs w:val="18"/>
                              </w:rPr>
                            </w:pPr>
                            <w:r w:rsidRPr="008A71B0">
                              <w:rPr>
                                <w:sz w:val="18"/>
                                <w:szCs w:val="18"/>
                              </w:rPr>
                              <w:t>Factor</w:t>
                            </w:r>
                          </w:p>
                        </w:tc>
                        <w:tc>
                          <w:tcPr>
                            <w:tcW w:w="3505" w:type="dxa"/>
                            <w:gridSpan w:val="2"/>
                          </w:tcPr>
                          <w:p w14:paraId="15A6F70A" w14:textId="77777777" w:rsidR="003D34F3" w:rsidRPr="008A71B0" w:rsidRDefault="003D34F3" w:rsidP="00347710">
                            <w:pPr>
                              <w:pStyle w:val="BodyTextIndent"/>
                              <w:ind w:firstLine="0"/>
                              <w:rPr>
                                <w:sz w:val="18"/>
                                <w:szCs w:val="18"/>
                              </w:rPr>
                            </w:pPr>
                            <w:r w:rsidRPr="008A71B0">
                              <w:rPr>
                                <w:sz w:val="18"/>
                                <w:szCs w:val="18"/>
                              </w:rPr>
                              <w:t>Contribution</w:t>
                            </w:r>
                          </w:p>
                        </w:tc>
                      </w:tr>
                      <w:tr w:rsidR="003D34F3" w:rsidRPr="008A71B0" w14:paraId="316B2D64" w14:textId="77777777" w:rsidTr="00FC575B">
                        <w:tc>
                          <w:tcPr>
                            <w:tcW w:w="1075" w:type="dxa"/>
                            <w:vMerge w:val="restart"/>
                            <w:vAlign w:val="center"/>
                          </w:tcPr>
                          <w:p w14:paraId="1B21389C" w14:textId="77777777" w:rsidR="003D34F3" w:rsidRPr="008A71B0" w:rsidRDefault="003D34F3" w:rsidP="00347710">
                            <w:pPr>
                              <w:pStyle w:val="BodyTextIndent"/>
                              <w:ind w:firstLine="0"/>
                              <w:jc w:val="center"/>
                              <w:rPr>
                                <w:rFonts w:ascii="Arial" w:hAnsi="Arial"/>
                                <w:sz w:val="18"/>
                                <w:szCs w:val="18"/>
                              </w:rPr>
                            </w:pPr>
                            <w:r w:rsidRPr="008A71B0">
                              <w:rPr>
                                <w:sz w:val="18"/>
                                <w:szCs w:val="18"/>
                              </w:rPr>
                              <w:t>Backtracking capability</w:t>
                            </w:r>
                          </w:p>
                        </w:tc>
                        <w:tc>
                          <w:tcPr>
                            <w:tcW w:w="540" w:type="dxa"/>
                          </w:tcPr>
                          <w:p w14:paraId="64857AC2" w14:textId="77777777" w:rsidR="003D34F3" w:rsidRPr="008A71B0" w:rsidRDefault="00DC69D6" w:rsidP="00347710">
                            <w:pPr>
                              <w:pStyle w:val="BodyTextIndent"/>
                              <w:ind w:firstLine="0"/>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1</m:t>
                                    </m:r>
                                  </m:sub>
                                </m:sSub>
                              </m:oMath>
                            </m:oMathPara>
                          </w:p>
                        </w:tc>
                        <w:tc>
                          <w:tcPr>
                            <w:tcW w:w="3505" w:type="dxa"/>
                            <w:gridSpan w:val="2"/>
                          </w:tcPr>
                          <w:p w14:paraId="6FC34641" w14:textId="77777777" w:rsidR="003D34F3" w:rsidRPr="008A71B0" w:rsidRDefault="003D34F3" w:rsidP="00347710">
                            <w:pPr>
                              <w:pStyle w:val="BodyTextIndent"/>
                              <w:ind w:firstLine="0"/>
                              <w:rPr>
                                <w:sz w:val="18"/>
                                <w:szCs w:val="18"/>
                              </w:rPr>
                            </w:pPr>
                            <w:r w:rsidRPr="008A71B0">
                              <w:rPr>
                                <w:sz w:val="18"/>
                                <w:szCs w:val="18"/>
                              </w:rPr>
                              <w:t>Reaction speed, or reaction time, of the robot required for the robot to move out of the volume between obstacles.</w:t>
                            </w:r>
                          </w:p>
                        </w:tc>
                      </w:tr>
                      <w:tr w:rsidR="003D34F3" w:rsidRPr="008A71B0" w14:paraId="1D4B95D2" w14:textId="77777777" w:rsidTr="00FC575B">
                        <w:tc>
                          <w:tcPr>
                            <w:tcW w:w="1075" w:type="dxa"/>
                            <w:vMerge/>
                            <w:vAlign w:val="center"/>
                          </w:tcPr>
                          <w:p w14:paraId="77B91FE1" w14:textId="77777777" w:rsidR="003D34F3" w:rsidRPr="008A71B0" w:rsidRDefault="003D34F3" w:rsidP="00347710">
                            <w:pPr>
                              <w:pStyle w:val="BodyTextIndent"/>
                              <w:ind w:firstLine="0"/>
                              <w:jc w:val="center"/>
                              <w:rPr>
                                <w:rFonts w:ascii="Arial" w:hAnsi="Arial"/>
                                <w:sz w:val="18"/>
                                <w:szCs w:val="18"/>
                              </w:rPr>
                            </w:pPr>
                          </w:p>
                        </w:tc>
                        <w:tc>
                          <w:tcPr>
                            <w:tcW w:w="540" w:type="dxa"/>
                          </w:tcPr>
                          <w:p w14:paraId="1408F0AE" w14:textId="77777777" w:rsidR="003D34F3" w:rsidRPr="008A71B0" w:rsidRDefault="00DC69D6" w:rsidP="00347710">
                            <w:pPr>
                              <w:pStyle w:val="BodyTextIndent"/>
                              <w:ind w:firstLine="0"/>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2</m:t>
                                    </m:r>
                                  </m:sub>
                                </m:sSub>
                              </m:oMath>
                            </m:oMathPara>
                          </w:p>
                        </w:tc>
                        <w:tc>
                          <w:tcPr>
                            <w:tcW w:w="3505" w:type="dxa"/>
                            <w:gridSpan w:val="2"/>
                          </w:tcPr>
                          <w:p w14:paraId="3605F317" w14:textId="77777777" w:rsidR="003D34F3" w:rsidRPr="008A71B0" w:rsidRDefault="003D34F3" w:rsidP="00347710">
                            <w:pPr>
                              <w:pStyle w:val="BodyTextIndent"/>
                              <w:ind w:firstLine="0"/>
                              <w:rPr>
                                <w:sz w:val="18"/>
                                <w:szCs w:val="18"/>
                              </w:rPr>
                            </w:pPr>
                            <w:r w:rsidRPr="008A71B0">
                              <w:rPr>
                                <w:sz w:val="18"/>
                                <w:szCs w:val="18"/>
                              </w:rPr>
                              <w:t>Approach angle between the robot manipulator and the volume between obstacles.</w:t>
                            </w:r>
                          </w:p>
                        </w:tc>
                      </w:tr>
                      <w:tr w:rsidR="003D34F3" w:rsidRPr="008A71B0" w14:paraId="0A7E0A70" w14:textId="77777777" w:rsidTr="00FC575B">
                        <w:trPr>
                          <w:trHeight w:val="404"/>
                        </w:trPr>
                        <w:tc>
                          <w:tcPr>
                            <w:tcW w:w="1075" w:type="dxa"/>
                            <w:vMerge w:val="restart"/>
                            <w:vAlign w:val="center"/>
                          </w:tcPr>
                          <w:p w14:paraId="77BF524E" w14:textId="77777777" w:rsidR="003D34F3" w:rsidRPr="008A71B0" w:rsidRDefault="003D34F3" w:rsidP="00347710">
                            <w:pPr>
                              <w:pStyle w:val="BodyTextIndent"/>
                              <w:ind w:firstLine="0"/>
                              <w:jc w:val="center"/>
                              <w:rPr>
                                <w:iCs/>
                                <w:sz w:val="18"/>
                                <w:szCs w:val="18"/>
                              </w:rPr>
                            </w:pPr>
                            <w:r w:rsidRPr="008A71B0">
                              <w:rPr>
                                <w:iCs/>
                                <w:sz w:val="18"/>
                                <w:szCs w:val="18"/>
                              </w:rPr>
                              <w:t>Closure of passage window</w:t>
                            </w:r>
                          </w:p>
                        </w:tc>
                        <w:tc>
                          <w:tcPr>
                            <w:tcW w:w="540" w:type="dxa"/>
                          </w:tcPr>
                          <w:p w14:paraId="01C5834F" w14:textId="77777777" w:rsidR="003D34F3" w:rsidRPr="008A71B0" w:rsidRDefault="00DC69D6" w:rsidP="00347710">
                            <w:pPr>
                              <w:pStyle w:val="BodyTextIndent"/>
                              <w:ind w:firstLine="0"/>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3</m:t>
                                    </m:r>
                                  </m:sub>
                                </m:sSub>
                              </m:oMath>
                            </m:oMathPara>
                          </w:p>
                        </w:tc>
                        <w:tc>
                          <w:tcPr>
                            <w:tcW w:w="3505" w:type="dxa"/>
                            <w:gridSpan w:val="2"/>
                            <w:vMerge w:val="restart"/>
                          </w:tcPr>
                          <w:p w14:paraId="114B22AD" w14:textId="4D39135B" w:rsidR="003D34F3" w:rsidRPr="008A71B0" w:rsidRDefault="003D34F3" w:rsidP="00347710">
                            <w:pPr>
                              <w:pStyle w:val="BodyTextIndent"/>
                              <w:ind w:firstLine="0"/>
                              <w:rPr>
                                <w:sz w:val="18"/>
                                <w:szCs w:val="18"/>
                              </w:rPr>
                            </w:pPr>
                            <w:r w:rsidRPr="008A71B0">
                              <w:rPr>
                                <w:sz w:val="18"/>
                                <w:szCs w:val="18"/>
                              </w:rPr>
                              <w:t>Time to collapse the near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3</m:t>
                                  </m:r>
                                </m:sub>
                              </m:sSub>
                            </m:oMath>
                            <w:r w:rsidRPr="008A71B0">
                              <w:rPr>
                                <w:sz w:val="18"/>
                                <w:szCs w:val="18"/>
                              </w:rPr>
                              <w:t>) and far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4</m:t>
                                  </m:r>
                                </m:sub>
                              </m:sSub>
                            </m:oMath>
                            <w:r w:rsidRPr="008A71B0">
                              <w:rPr>
                                <w:sz w:val="18"/>
                                <w:szCs w:val="18"/>
                              </w:rPr>
                              <w:t xml:space="preserve">) gap (width) of the OPV if the obstacles are dynamic and approaching.  Can </w:t>
                            </w:r>
                            <w:r>
                              <w:rPr>
                                <w:sz w:val="18"/>
                                <w:szCs w:val="18"/>
                              </w:rPr>
                              <w:t>robot</w:t>
                            </w:r>
                            <w:r w:rsidRPr="008A71B0">
                              <w:rPr>
                                <w:sz w:val="18"/>
                                <w:szCs w:val="18"/>
                              </w:rPr>
                              <w:t xml:space="preserve"> make it through the space before the space is to</w:t>
                            </w:r>
                            <w:r w:rsidR="00DD572A">
                              <w:rPr>
                                <w:sz w:val="18"/>
                                <w:szCs w:val="18"/>
                              </w:rPr>
                              <w:t>o</w:t>
                            </w:r>
                            <w:r w:rsidRPr="008A71B0">
                              <w:rPr>
                                <w:sz w:val="18"/>
                                <w:szCs w:val="18"/>
                              </w:rPr>
                              <w:t xml:space="preserve"> small?</w:t>
                            </w:r>
                          </w:p>
                        </w:tc>
                      </w:tr>
                      <w:tr w:rsidR="003D34F3" w:rsidRPr="008A71B0" w14:paraId="225E200C" w14:textId="77777777" w:rsidTr="00FC575B">
                        <w:trPr>
                          <w:trHeight w:val="251"/>
                        </w:trPr>
                        <w:tc>
                          <w:tcPr>
                            <w:tcW w:w="1075" w:type="dxa"/>
                            <w:vMerge/>
                            <w:vAlign w:val="center"/>
                          </w:tcPr>
                          <w:p w14:paraId="20632F06" w14:textId="77777777" w:rsidR="003D34F3" w:rsidRPr="008A71B0" w:rsidRDefault="003D34F3" w:rsidP="00347710">
                            <w:pPr>
                              <w:pStyle w:val="BodyTextIndent"/>
                              <w:ind w:firstLine="0"/>
                              <w:jc w:val="center"/>
                              <w:rPr>
                                <w:sz w:val="18"/>
                                <w:szCs w:val="18"/>
                              </w:rPr>
                            </w:pPr>
                          </w:p>
                        </w:tc>
                        <w:tc>
                          <w:tcPr>
                            <w:tcW w:w="540" w:type="dxa"/>
                          </w:tcPr>
                          <w:p w14:paraId="180FC5D6" w14:textId="77777777" w:rsidR="003D34F3" w:rsidRPr="008A71B0" w:rsidRDefault="00DC69D6" w:rsidP="00347710">
                            <w:pPr>
                              <w:pStyle w:val="BodyTextIndent"/>
                              <w:ind w:firstLine="0"/>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4</m:t>
                                    </m:r>
                                  </m:sub>
                                </m:sSub>
                              </m:oMath>
                            </m:oMathPara>
                          </w:p>
                        </w:tc>
                        <w:tc>
                          <w:tcPr>
                            <w:tcW w:w="3505" w:type="dxa"/>
                            <w:gridSpan w:val="2"/>
                            <w:vMerge/>
                          </w:tcPr>
                          <w:p w14:paraId="30254F40" w14:textId="77777777" w:rsidR="003D34F3" w:rsidRPr="008A71B0" w:rsidRDefault="003D34F3" w:rsidP="00347710">
                            <w:pPr>
                              <w:pStyle w:val="BodyTextIndent"/>
                              <w:ind w:firstLine="0"/>
                            </w:pPr>
                          </w:p>
                        </w:tc>
                      </w:tr>
                      <w:tr w:rsidR="003D34F3" w:rsidRPr="008A71B0" w14:paraId="6A19E517" w14:textId="77777777" w:rsidTr="00FC575B">
                        <w:trPr>
                          <w:trHeight w:val="728"/>
                        </w:trPr>
                        <w:tc>
                          <w:tcPr>
                            <w:tcW w:w="1075" w:type="dxa"/>
                            <w:vMerge w:val="restart"/>
                            <w:vAlign w:val="center"/>
                          </w:tcPr>
                          <w:p w14:paraId="10001F04" w14:textId="77777777" w:rsidR="003D34F3" w:rsidRPr="008A71B0" w:rsidRDefault="003D34F3" w:rsidP="00347710">
                            <w:pPr>
                              <w:pStyle w:val="BodyTextIndent"/>
                              <w:ind w:firstLine="0"/>
                              <w:jc w:val="center"/>
                              <w:rPr>
                                <w:sz w:val="18"/>
                                <w:szCs w:val="18"/>
                              </w:rPr>
                            </w:pPr>
                            <w:r w:rsidRPr="008A71B0">
                              <w:rPr>
                                <w:sz w:val="18"/>
                                <w:szCs w:val="18"/>
                              </w:rPr>
                              <w:t>Dimensions of obstacles, distance to backtrack out of collision situation</w:t>
                            </w:r>
                          </w:p>
                        </w:tc>
                        <w:tc>
                          <w:tcPr>
                            <w:tcW w:w="540" w:type="dxa"/>
                          </w:tcPr>
                          <w:p w14:paraId="6FB287D6" w14:textId="77777777" w:rsidR="003D34F3" w:rsidRPr="008A71B0" w:rsidRDefault="00DC69D6" w:rsidP="00347710">
                            <w:pPr>
                              <w:pStyle w:val="BodyTextIndent"/>
                              <w:ind w:firstLine="0"/>
                              <w:rPr>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5</m:t>
                                    </m:r>
                                  </m:sub>
                                </m:sSub>
                              </m:oMath>
                            </m:oMathPara>
                          </w:p>
                        </w:tc>
                        <w:tc>
                          <w:tcPr>
                            <w:tcW w:w="810" w:type="dxa"/>
                          </w:tcPr>
                          <w:p w14:paraId="2F11FD1A" w14:textId="77777777" w:rsidR="003D34F3" w:rsidRPr="008A71B0" w:rsidRDefault="003D34F3" w:rsidP="005A377D">
                            <w:pPr>
                              <w:pStyle w:val="BodyTextIndent"/>
                              <w:ind w:firstLine="0"/>
                              <w:jc w:val="center"/>
                              <w:rPr>
                                <w:sz w:val="18"/>
                                <w:szCs w:val="18"/>
                              </w:rPr>
                            </w:pPr>
                            <w:r w:rsidRPr="008A71B0">
                              <w:rPr>
                                <w:sz w:val="18"/>
                                <w:szCs w:val="18"/>
                              </w:rPr>
                              <w:t>Length of obstacle 1.</w:t>
                            </w:r>
                          </w:p>
                        </w:tc>
                        <w:tc>
                          <w:tcPr>
                            <w:tcW w:w="2695" w:type="dxa"/>
                            <w:vMerge w:val="restart"/>
                          </w:tcPr>
                          <w:p w14:paraId="602798B3" w14:textId="77777777" w:rsidR="003D34F3" w:rsidRPr="008A71B0" w:rsidRDefault="003D34F3" w:rsidP="00347710">
                            <w:pPr>
                              <w:pStyle w:val="BodyTextIndent"/>
                              <w:ind w:firstLine="0"/>
                              <w:rPr>
                                <w:sz w:val="18"/>
                                <w:szCs w:val="18"/>
                              </w:rPr>
                            </w:pPr>
                            <w:r w:rsidRPr="008A71B0">
                              <w:rPr>
                                <w:sz w:val="18"/>
                                <w:szCs w:val="18"/>
                              </w:rPr>
                              <w:t xml:space="preserve">Together, these two factors are the contribution due to the length of the OPV.  The longer the OPV is, the more time required to retract parallel to the approach direction of the OPV if robot passage becomes blocked in the middle of the OPV.  </w:t>
                            </w:r>
                          </w:p>
                        </w:tc>
                      </w:tr>
                      <w:tr w:rsidR="003D34F3" w:rsidRPr="008A71B0" w14:paraId="617EA73F" w14:textId="77777777" w:rsidTr="00FC575B">
                        <w:tc>
                          <w:tcPr>
                            <w:tcW w:w="1075" w:type="dxa"/>
                            <w:vMerge/>
                          </w:tcPr>
                          <w:p w14:paraId="7E7689EE" w14:textId="77777777" w:rsidR="003D34F3" w:rsidRPr="008A71B0" w:rsidRDefault="003D34F3" w:rsidP="00347710">
                            <w:pPr>
                              <w:pStyle w:val="BodyTextIndent"/>
                              <w:ind w:firstLine="0"/>
                              <w:rPr>
                                <w:sz w:val="18"/>
                                <w:szCs w:val="18"/>
                              </w:rPr>
                            </w:pPr>
                          </w:p>
                        </w:tc>
                        <w:tc>
                          <w:tcPr>
                            <w:tcW w:w="540" w:type="dxa"/>
                          </w:tcPr>
                          <w:p w14:paraId="249662DA" w14:textId="77777777" w:rsidR="003D34F3" w:rsidRPr="008A71B0" w:rsidRDefault="00DC69D6" w:rsidP="00347710">
                            <w:pPr>
                              <w:pStyle w:val="BodyTextIndent"/>
                              <w:ind w:firstLine="0"/>
                              <w:rPr>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6</m:t>
                                    </m:r>
                                  </m:sub>
                                </m:sSub>
                              </m:oMath>
                            </m:oMathPara>
                          </w:p>
                        </w:tc>
                        <w:tc>
                          <w:tcPr>
                            <w:tcW w:w="810" w:type="dxa"/>
                          </w:tcPr>
                          <w:p w14:paraId="385B148C" w14:textId="77777777" w:rsidR="003D34F3" w:rsidRPr="008A71B0" w:rsidRDefault="003D34F3" w:rsidP="005A377D">
                            <w:pPr>
                              <w:pStyle w:val="BodyTextIndent"/>
                              <w:ind w:firstLine="0"/>
                              <w:jc w:val="center"/>
                              <w:rPr>
                                <w:sz w:val="18"/>
                                <w:szCs w:val="18"/>
                              </w:rPr>
                            </w:pPr>
                            <w:r w:rsidRPr="008A71B0">
                              <w:rPr>
                                <w:sz w:val="18"/>
                                <w:szCs w:val="18"/>
                              </w:rPr>
                              <w:t>Length of obstacle 2.</w:t>
                            </w:r>
                          </w:p>
                        </w:tc>
                        <w:tc>
                          <w:tcPr>
                            <w:tcW w:w="2695" w:type="dxa"/>
                            <w:vMerge/>
                          </w:tcPr>
                          <w:p w14:paraId="1930000D" w14:textId="77777777" w:rsidR="003D34F3" w:rsidRPr="008A71B0" w:rsidRDefault="003D34F3" w:rsidP="00347710">
                            <w:pPr>
                              <w:pStyle w:val="BodyTextIndent"/>
                              <w:ind w:firstLine="0"/>
                              <w:rPr>
                                <w:sz w:val="18"/>
                                <w:szCs w:val="18"/>
                              </w:rPr>
                            </w:pPr>
                          </w:p>
                        </w:tc>
                      </w:tr>
                      <w:tr w:rsidR="003D34F3" w:rsidRPr="008A71B0" w14:paraId="00EAEEEA" w14:textId="77777777" w:rsidTr="00FC575B">
                        <w:trPr>
                          <w:trHeight w:val="287"/>
                        </w:trPr>
                        <w:tc>
                          <w:tcPr>
                            <w:tcW w:w="1075" w:type="dxa"/>
                            <w:vMerge/>
                          </w:tcPr>
                          <w:p w14:paraId="52E30263" w14:textId="77777777" w:rsidR="003D34F3" w:rsidRPr="008A71B0" w:rsidRDefault="003D34F3" w:rsidP="00347710">
                            <w:pPr>
                              <w:pStyle w:val="BodyTextIndent"/>
                              <w:ind w:firstLine="0"/>
                              <w:rPr>
                                <w:sz w:val="18"/>
                                <w:szCs w:val="18"/>
                              </w:rPr>
                            </w:pPr>
                          </w:p>
                        </w:tc>
                        <w:tc>
                          <w:tcPr>
                            <w:tcW w:w="540" w:type="dxa"/>
                          </w:tcPr>
                          <w:p w14:paraId="69DF7C62" w14:textId="77777777" w:rsidR="003D34F3" w:rsidRPr="008A71B0" w:rsidRDefault="00DC69D6" w:rsidP="00347710">
                            <w:pPr>
                              <w:pStyle w:val="BodyTextIndent"/>
                              <w:ind w:firstLine="0"/>
                              <w:rPr>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7</m:t>
                                    </m:r>
                                  </m:sub>
                                </m:sSub>
                              </m:oMath>
                            </m:oMathPara>
                          </w:p>
                        </w:tc>
                        <w:tc>
                          <w:tcPr>
                            <w:tcW w:w="810" w:type="dxa"/>
                          </w:tcPr>
                          <w:p w14:paraId="3DB3B56F" w14:textId="77777777" w:rsidR="003D34F3" w:rsidRPr="008A71B0" w:rsidRDefault="003D34F3" w:rsidP="005A377D">
                            <w:pPr>
                              <w:pStyle w:val="BodyTextIndent"/>
                              <w:ind w:firstLine="0"/>
                              <w:jc w:val="center"/>
                              <w:rPr>
                                <w:sz w:val="18"/>
                                <w:szCs w:val="18"/>
                              </w:rPr>
                            </w:pPr>
                            <w:r w:rsidRPr="008A71B0">
                              <w:rPr>
                                <w:sz w:val="18"/>
                                <w:szCs w:val="18"/>
                              </w:rPr>
                              <w:t>Size of obstacle 1.</w:t>
                            </w:r>
                          </w:p>
                        </w:tc>
                        <w:tc>
                          <w:tcPr>
                            <w:tcW w:w="2695" w:type="dxa"/>
                            <w:vMerge w:val="restart"/>
                          </w:tcPr>
                          <w:p w14:paraId="32444A80" w14:textId="77777777" w:rsidR="003D34F3" w:rsidRPr="008A71B0" w:rsidRDefault="003D34F3" w:rsidP="00347710">
                            <w:pPr>
                              <w:pStyle w:val="BodyTextIndent"/>
                              <w:ind w:firstLine="0"/>
                              <w:rPr>
                                <w:sz w:val="18"/>
                                <w:szCs w:val="18"/>
                              </w:rPr>
                            </w:pPr>
                            <w:r w:rsidRPr="008A71B0">
                              <w:rPr>
                                <w:sz w:val="18"/>
                                <w:szCs w:val="18"/>
                              </w:rPr>
                              <w:t>The larger the radius of an obstacle, or height of an obstacle, the longer it would take the robot to retract perpendicular to approach direction of the OPV should passage between obstacles become blocked.</w:t>
                            </w:r>
                          </w:p>
                        </w:tc>
                      </w:tr>
                      <w:tr w:rsidR="003D34F3" w:rsidRPr="008A71B0" w14:paraId="4184061D" w14:textId="77777777" w:rsidTr="00FC575B">
                        <w:tc>
                          <w:tcPr>
                            <w:tcW w:w="1075" w:type="dxa"/>
                            <w:vMerge/>
                          </w:tcPr>
                          <w:p w14:paraId="4FDC3563" w14:textId="77777777" w:rsidR="003D34F3" w:rsidRPr="008A71B0" w:rsidRDefault="003D34F3" w:rsidP="00347710">
                            <w:pPr>
                              <w:pStyle w:val="BodyTextIndent"/>
                              <w:ind w:firstLine="0"/>
                              <w:rPr>
                                <w:sz w:val="18"/>
                                <w:szCs w:val="18"/>
                              </w:rPr>
                            </w:pPr>
                          </w:p>
                        </w:tc>
                        <w:tc>
                          <w:tcPr>
                            <w:tcW w:w="540" w:type="dxa"/>
                          </w:tcPr>
                          <w:p w14:paraId="4DF90183" w14:textId="77777777" w:rsidR="003D34F3" w:rsidRPr="008A71B0" w:rsidRDefault="00DC69D6" w:rsidP="00347710">
                            <w:pPr>
                              <w:pStyle w:val="BodyTextIndent"/>
                              <w:ind w:firstLine="0"/>
                              <w:rPr>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8</m:t>
                                    </m:r>
                                  </m:sub>
                                </m:sSub>
                              </m:oMath>
                            </m:oMathPara>
                          </w:p>
                        </w:tc>
                        <w:tc>
                          <w:tcPr>
                            <w:tcW w:w="810" w:type="dxa"/>
                          </w:tcPr>
                          <w:p w14:paraId="64BBEF21" w14:textId="77777777" w:rsidR="003D34F3" w:rsidRPr="008A71B0" w:rsidRDefault="003D34F3" w:rsidP="005A377D">
                            <w:pPr>
                              <w:pStyle w:val="BodyTextIndent"/>
                              <w:ind w:firstLine="0"/>
                              <w:jc w:val="center"/>
                              <w:rPr>
                                <w:sz w:val="18"/>
                                <w:szCs w:val="18"/>
                              </w:rPr>
                            </w:pPr>
                            <w:r w:rsidRPr="008A71B0">
                              <w:rPr>
                                <w:sz w:val="18"/>
                                <w:szCs w:val="18"/>
                              </w:rPr>
                              <w:t>Size of obstacle 2.</w:t>
                            </w:r>
                          </w:p>
                        </w:tc>
                        <w:tc>
                          <w:tcPr>
                            <w:tcW w:w="2695" w:type="dxa"/>
                            <w:vMerge/>
                          </w:tcPr>
                          <w:p w14:paraId="18D1BE73" w14:textId="77777777" w:rsidR="003D34F3" w:rsidRPr="008A71B0" w:rsidRDefault="003D34F3" w:rsidP="00347710">
                            <w:pPr>
                              <w:pStyle w:val="BodyTextIndent"/>
                              <w:ind w:firstLine="0"/>
                              <w:rPr>
                                <w:sz w:val="18"/>
                                <w:szCs w:val="18"/>
                              </w:rPr>
                            </w:pPr>
                          </w:p>
                        </w:tc>
                      </w:tr>
                    </w:tbl>
                    <w:p w14:paraId="47B9E0F1" w14:textId="77777777" w:rsidR="003D34F3" w:rsidRDefault="003D34F3"/>
                  </w:txbxContent>
                </v:textbox>
                <w10:wrap type="topAndBottom" anchorx="margin"/>
              </v:shape>
            </w:pict>
          </mc:Fallback>
        </mc:AlternateContent>
      </w:r>
      <w:r w:rsidR="00737CED" w:rsidRPr="008A71B0">
        <w:rPr>
          <w:kern w:val="0"/>
        </w:rPr>
        <w:t>many components.</w:t>
      </w:r>
      <w:r w:rsidR="00A9506D">
        <w:rPr>
          <w:kern w:val="0"/>
        </w:rPr>
        <w:t xml:space="preserve"> </w:t>
      </w:r>
      <w:r w:rsidR="00343B84">
        <w:t>Compared to the 2D illustration</w:t>
      </w:r>
      <w:r w:rsidR="00136F44">
        <w:t xml:space="preserve"> of pedestrians </w:t>
      </w:r>
      <w:r w:rsidR="00A9506D">
        <w:t xml:space="preserve">presented </w:t>
      </w:r>
      <w:r w:rsidR="00136F44">
        <w:t>in the introduction, t</w:t>
      </w:r>
      <w:r w:rsidR="00737CED" w:rsidRPr="008A71B0">
        <w:t>he considerations become more complex when approximating the risk of passage of a robot manipulator through a volume between dynamic 3D obstacles.  The obstacles for a robot manipulator in a work cell could be human</w:t>
      </w:r>
      <w:r w:rsidR="00254171">
        <w:t>s</w:t>
      </w:r>
      <w:r w:rsidR="005E2DDE">
        <w:t xml:space="preserve"> or their appendages</w:t>
      </w:r>
      <w:r w:rsidR="00737CED" w:rsidRPr="008A71B0">
        <w:t xml:space="preserve">, such as arms or hands, or </w:t>
      </w:r>
      <w:r w:rsidR="00737CED" w:rsidRPr="000865E8">
        <w:t xml:space="preserve">the obstacles could be links of other </w:t>
      </w:r>
      <w:r w:rsidR="000865E8" w:rsidRPr="00FC575B">
        <w:t>manipulators, automated</w:t>
      </w:r>
      <w:r w:rsidR="000F2393">
        <w:t xml:space="preserve"> equipment,</w:t>
      </w:r>
      <w:r w:rsidR="000865E8" w:rsidRPr="00FC575B">
        <w:t xml:space="preserve"> ground vehicles, etc.</w:t>
      </w:r>
      <w:r w:rsidR="000865E8" w:rsidRPr="008A71B0">
        <w:t xml:space="preserve"> </w:t>
      </w:r>
      <w:r w:rsidR="00737CED" w:rsidRPr="008A71B0">
        <w:t xml:space="preserve">An expression for the predicted risk level will </w:t>
      </w:r>
      <w:r w:rsidR="00737CED" w:rsidRPr="008A71B0">
        <w:rPr>
          <w:kern w:val="0"/>
        </w:rPr>
        <w:t xml:space="preserve">now </w:t>
      </w:r>
      <w:r w:rsidR="00737CED" w:rsidRPr="008A71B0">
        <w:t>be developed to quantify the estimate</w:t>
      </w:r>
      <w:r w:rsidR="00B8319D">
        <w:t>d</w:t>
      </w:r>
      <w:r w:rsidR="00737CED" w:rsidRPr="008A71B0">
        <w:t xml:space="preserve"> risk of delay or entrapment due to passing through an OPV.  </w:t>
      </w:r>
      <w:r w:rsidR="00571355">
        <w:t xml:space="preserve">The components of the estimated risk, shown in </w:t>
      </w:r>
      <w:r w:rsidR="00D0669B">
        <w:t>T</w:t>
      </w:r>
      <w:r w:rsidR="00C1563E">
        <w:t>able</w:t>
      </w:r>
      <w:r w:rsidR="00F1140A">
        <w:t xml:space="preserve"> </w:t>
      </w:r>
      <w:r w:rsidR="00F1140A">
        <w:fldChar w:fldCharType="begin"/>
      </w:r>
      <w:r w:rsidR="00F1140A">
        <w:instrText xml:space="preserve"> REF _Ref56883407 \h \# "0"</w:instrText>
      </w:r>
      <w:r w:rsidR="00F1140A">
        <w:fldChar w:fldCharType="separate"/>
      </w:r>
      <w:r w:rsidR="0053008A">
        <w:t>1</w:t>
      </w:r>
      <w:r w:rsidR="00F1140A">
        <w:fldChar w:fldCharType="end"/>
      </w:r>
      <w:r w:rsidR="00C1563E">
        <w:t>,</w:t>
      </w:r>
      <w:r w:rsidR="00571355" w:rsidRPr="00A30682">
        <w:t xml:space="preserve"> </w:t>
      </w:r>
      <w:r w:rsidR="00C1563E">
        <w:t>will have values</w:t>
      </w:r>
      <w:r w:rsidR="00571355" w:rsidRPr="00A30682">
        <w:t xml:space="preserve"> between zero and one with zero corresponding to </w:t>
      </w:r>
      <w:r w:rsidR="007A298C">
        <w:t>no</w:t>
      </w:r>
      <w:r w:rsidR="007A298C" w:rsidRPr="00A30682">
        <w:t xml:space="preserve"> </w:t>
      </w:r>
      <w:r w:rsidR="00571355" w:rsidRPr="00A30682">
        <w:t>risk and one corresponding to highest risk.</w:t>
      </w:r>
      <w:r w:rsidR="00571355">
        <w:t xml:space="preserve">  </w:t>
      </w:r>
      <w:r w:rsidR="00737CED" w:rsidRPr="008A71B0">
        <w:t xml:space="preserve">A measure of the actual risk level will also be developed as delay or entrapment events occur so the </w:t>
      </w:r>
      <w:r w:rsidR="00C11479">
        <w:t>estimation</w:t>
      </w:r>
      <w:r w:rsidR="00737CED" w:rsidRPr="008A71B0">
        <w:t xml:space="preserve"> can be adapted to </w:t>
      </w:r>
      <w:r w:rsidR="00380FB1">
        <w:t>improve accuracy</w:t>
      </w:r>
      <w:r w:rsidR="00737CED" w:rsidRPr="008A71B0">
        <w:t>.</w:t>
      </w:r>
    </w:p>
    <w:p w14:paraId="3365C98E" w14:textId="1ED0D478" w:rsidR="00832127" w:rsidRPr="00DF3A04" w:rsidRDefault="00FE1C22" w:rsidP="00FC4AAE">
      <w:pPr>
        <w:pStyle w:val="BodyTextIndent"/>
        <w:rPr>
          <w:kern w:val="0"/>
        </w:rPr>
      </w:pPr>
      <w:r w:rsidRPr="00FE1C22">
        <w:rPr>
          <w:kern w:val="0"/>
        </w:rPr>
        <w:t xml:space="preserve">Figure </w:t>
      </w:r>
      <w:r w:rsidR="00BA6CB9">
        <w:rPr>
          <w:kern w:val="0"/>
        </w:rPr>
        <w:fldChar w:fldCharType="begin"/>
      </w:r>
      <w:r w:rsidR="00BA6CB9">
        <w:rPr>
          <w:kern w:val="0"/>
        </w:rPr>
        <w:instrText xml:space="preserve"> REF _Ref56865293 \h \# "0"</w:instrText>
      </w:r>
      <w:r w:rsidR="00BA6CB9">
        <w:rPr>
          <w:kern w:val="0"/>
        </w:rPr>
      </w:r>
      <w:r w:rsidR="00BA6CB9">
        <w:rPr>
          <w:kern w:val="0"/>
        </w:rPr>
        <w:fldChar w:fldCharType="separate"/>
      </w:r>
      <w:r w:rsidR="0053008A">
        <w:rPr>
          <w:kern w:val="0"/>
        </w:rPr>
        <w:t>3</w:t>
      </w:r>
      <w:r w:rsidR="00BA6CB9">
        <w:rPr>
          <w:kern w:val="0"/>
        </w:rPr>
        <w:fldChar w:fldCharType="end"/>
      </w:r>
      <w:r w:rsidRPr="00FE1C22">
        <w:rPr>
          <w:kern w:val="0"/>
        </w:rPr>
        <w:t xml:space="preserve"> illustrates the proposed sequence between determining the initial OPV, </w:t>
      </w:r>
      <w:r w:rsidR="00A22B83" w:rsidRPr="00FE1C22">
        <w:rPr>
          <w:kern w:val="0"/>
        </w:rPr>
        <w:t>determin</w:t>
      </w:r>
      <w:r w:rsidR="00A22B83">
        <w:rPr>
          <w:kern w:val="0"/>
        </w:rPr>
        <w:t>ing</w:t>
      </w:r>
      <w:r w:rsidR="00A22B83" w:rsidRPr="00FE1C22">
        <w:rPr>
          <w:kern w:val="0"/>
        </w:rPr>
        <w:t xml:space="preserve"> </w:t>
      </w:r>
      <w:r w:rsidRPr="00FE1C22">
        <w:rPr>
          <w:kern w:val="0"/>
        </w:rPr>
        <w:t xml:space="preserve">Risk of Passage through the OPV, </w:t>
      </w:r>
      <w:r w:rsidR="00A22B83" w:rsidRPr="00FE1C22">
        <w:rPr>
          <w:kern w:val="0"/>
        </w:rPr>
        <w:t>determin</w:t>
      </w:r>
      <w:r w:rsidR="00A22B83">
        <w:rPr>
          <w:kern w:val="0"/>
        </w:rPr>
        <w:t>ing</w:t>
      </w:r>
      <w:r w:rsidR="00A22B83" w:rsidRPr="00FE1C22">
        <w:rPr>
          <w:kern w:val="0"/>
        </w:rPr>
        <w:t xml:space="preserve"> </w:t>
      </w:r>
      <w:r w:rsidRPr="00FE1C22">
        <w:rPr>
          <w:kern w:val="0"/>
        </w:rPr>
        <w:t>the full OPV, and re-plan</w:t>
      </w:r>
      <w:r w:rsidR="00A34FB3">
        <w:rPr>
          <w:kern w:val="0"/>
        </w:rPr>
        <w:t>ning</w:t>
      </w:r>
      <w:r w:rsidRPr="00FE1C22">
        <w:rPr>
          <w:kern w:val="0"/>
        </w:rPr>
        <w:t xml:space="preserve"> the robot trajectory around the full OPV.</w:t>
      </w:r>
      <w:r w:rsidR="00832127">
        <w:rPr>
          <w:kern w:val="0"/>
        </w:rPr>
        <w:t xml:space="preserve">  </w:t>
      </w:r>
      <w:r w:rsidR="00832127" w:rsidRPr="00DF3A04">
        <w:rPr>
          <w:kern w:val="0"/>
        </w:rPr>
        <w:t xml:space="preserve">The predicted risk level, which is updated continuously at the robot systems real-time frequency, will be defined as </w:t>
      </w:r>
      <m:oMath>
        <m:acc>
          <m:accPr>
            <m:ctrlPr>
              <w:rPr>
                <w:rFonts w:ascii="Cambria Math" w:hAnsi="Cambria Math" w:cs="Arial"/>
                <w:i/>
              </w:rPr>
            </m:ctrlPr>
          </m:accPr>
          <m:e>
            <m:r>
              <w:rPr>
                <w:rFonts w:ascii="Cambria Math" w:hAnsi="Cambria Math" w:cs="Arial"/>
              </w:rPr>
              <m:t>φ</m:t>
            </m:r>
          </m:e>
        </m:acc>
      </m:oMath>
      <w:r w:rsidR="00832127" w:rsidRPr="00DF3A04">
        <w:rPr>
          <w:kern w:val="0"/>
        </w:rPr>
        <w:t xml:space="preserve"> with the following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9D0D15" w:rsidRPr="00DF3A04" w14:paraId="248CFAAB" w14:textId="77777777" w:rsidTr="00DF3A04">
        <w:tc>
          <w:tcPr>
            <w:tcW w:w="4675" w:type="dxa"/>
          </w:tcPr>
          <w:p w14:paraId="34647B0A" w14:textId="37F87AF5" w:rsidR="009D0D15" w:rsidRPr="00DF3A04" w:rsidRDefault="00DC69D6" w:rsidP="005213F3">
            <w:pPr>
              <w:pStyle w:val="BodyTextIndent"/>
              <w:spacing w:before="60" w:after="60"/>
              <w:ind w:firstLine="0"/>
              <w:rPr>
                <w:sz w:val="18"/>
                <w:szCs w:val="18"/>
              </w:rPr>
            </w:pPr>
            <m:oMathPara>
              <m:oMath>
                <m:acc>
                  <m:accPr>
                    <m:ctrlPr>
                      <w:rPr>
                        <w:rFonts w:ascii="Cambria Math" w:hAnsi="Cambria Math" w:cs="Arial"/>
                        <w:i/>
                      </w:rPr>
                    </m:ctrlPr>
                  </m:accPr>
                  <m:e>
                    <m:r>
                      <w:rPr>
                        <w:rFonts w:ascii="Cambria Math" w:hAnsi="Cambria Math" w:cs="Arial"/>
                      </w:rPr>
                      <m:t>φ</m:t>
                    </m:r>
                  </m:e>
                </m:acc>
                <m:r>
                  <w:rPr>
                    <w:rFonts w:ascii="Cambria Math" w:hAnsi="Cambria Math" w:cs="Arial"/>
                    <w:sz w:val="18"/>
                    <w:szCs w:val="18"/>
                  </w:rPr>
                  <m:t>=f</m:t>
                </m:r>
                <m:d>
                  <m:dPr>
                    <m:ctrlPr>
                      <w:rPr>
                        <w:rFonts w:ascii="Cambria Math" w:hAnsi="Cambria Math" w:cs="Arial"/>
                        <w:i/>
                        <w:sz w:val="18"/>
                        <w:szCs w:val="18"/>
                      </w:rPr>
                    </m:ctrlPr>
                  </m:dPr>
                  <m:e>
                    <m:r>
                      <w:rPr>
                        <w:rFonts w:ascii="Cambria Math" w:hAnsi="Cambria Math" w:cs="Arial"/>
                        <w:sz w:val="18"/>
                        <w:szCs w:val="18"/>
                      </w:rPr>
                      <m:t>J,</m:t>
                    </m:r>
                    <m:sSub>
                      <m:sSubPr>
                        <m:ctrlPr>
                          <w:rPr>
                            <w:rFonts w:ascii="Cambria Math" w:hAnsi="Cambria Math" w:cs="Arial"/>
                            <w:i/>
                          </w:rPr>
                        </m:ctrlPr>
                      </m:sSubPr>
                      <m:e>
                        <m:r>
                          <w:rPr>
                            <w:rFonts w:ascii="Cambria Math" w:hAnsi="Cambria Math" w:cs="Arial"/>
                          </w:rPr>
                          <m:t>c</m:t>
                        </m:r>
                      </m:e>
                      <m:sub>
                        <m:r>
                          <w:rPr>
                            <w:rFonts w:ascii="Cambria Math" w:hAnsi="Cambria Math" w:cs="Arial"/>
                          </w:rPr>
                          <m:t>O1n</m:t>
                        </m:r>
                      </m:sub>
                    </m:sSub>
                    <m:r>
                      <m:rPr>
                        <m:sty m:val="p"/>
                      </m:rPr>
                      <w:rPr>
                        <w:rFonts w:ascii="Cambria Math" w:hAnsi="Cambria Math"/>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O1f</m:t>
                        </m:r>
                      </m:sub>
                    </m:sSub>
                    <m:r>
                      <m:rPr>
                        <m:sty m:val="p"/>
                      </m:rPr>
                      <w:rPr>
                        <w:rFonts w:ascii="Cambria Math" w:hAnsi="Cambria Math"/>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O2n</m:t>
                        </m:r>
                      </m:sub>
                    </m:sSub>
                    <m:r>
                      <m:rPr>
                        <m:sty m:val="p"/>
                      </m:rPr>
                      <w:rPr>
                        <w:rFonts w:ascii="Cambria Math" w:hAnsi="Cambria Math"/>
                      </w:rPr>
                      <m:t>,</m:t>
                    </m:r>
                    <m:sSub>
                      <m:sSubPr>
                        <m:ctrlPr>
                          <w:rPr>
                            <w:rFonts w:ascii="Cambria Math" w:hAnsi="Cambria Math" w:cs="Arial"/>
                            <w:i/>
                          </w:rPr>
                        </m:ctrlPr>
                      </m:sSubPr>
                      <m:e>
                        <m:r>
                          <w:rPr>
                            <w:rFonts w:ascii="Cambria Math" w:hAnsi="Cambria Math" w:cs="Arial"/>
                          </w:rPr>
                          <m:t>c</m:t>
                        </m:r>
                      </m:e>
                      <m:sub>
                        <m:r>
                          <w:rPr>
                            <w:rFonts w:ascii="Cambria Math" w:hAnsi="Cambria Math" w:cs="Arial"/>
                          </w:rPr>
                          <m:t>O2f</m:t>
                        </m:r>
                      </m:sub>
                    </m:sSub>
                  </m:e>
                </m:d>
                <m:r>
                  <w:rPr>
                    <w:rFonts w:ascii="Cambria Math" w:hAnsi="Cambria Math" w:cs="Arial"/>
                    <w:sz w:val="18"/>
                    <w:szCs w:val="18"/>
                  </w:rPr>
                  <m:t xml:space="preserve">, </m:t>
                </m:r>
                <m:acc>
                  <m:accPr>
                    <m:ctrlPr>
                      <w:rPr>
                        <w:rFonts w:ascii="Cambria Math" w:hAnsi="Cambria Math" w:cs="Arial"/>
                        <w:i/>
                      </w:rPr>
                    </m:ctrlPr>
                  </m:accPr>
                  <m:e>
                    <m:r>
                      <w:rPr>
                        <w:rFonts w:ascii="Cambria Math" w:hAnsi="Cambria Math" w:cs="Arial"/>
                      </w:rPr>
                      <m:t>φ</m:t>
                    </m:r>
                  </m:e>
                </m:acc>
                <m:r>
                  <m:rPr>
                    <m:scr m:val="double-struck"/>
                  </m:rPr>
                  <w:rPr>
                    <w:rFonts w:ascii="Cambria Math" w:hAnsi="Cambria Math" w:cs="Arial"/>
                  </w:rPr>
                  <m:t>∈R</m:t>
                </m:r>
              </m:oMath>
            </m:oMathPara>
          </w:p>
        </w:tc>
        <w:tc>
          <w:tcPr>
            <w:tcW w:w="445" w:type="dxa"/>
            <w:vAlign w:val="center"/>
          </w:tcPr>
          <w:p w14:paraId="0DD0F67E" w14:textId="0D506F39" w:rsidR="009D0D15" w:rsidRPr="00DF3A04" w:rsidRDefault="00561FCA" w:rsidP="00EC6D5A">
            <w:pPr>
              <w:pStyle w:val="BodyTextIndent"/>
              <w:ind w:firstLine="0"/>
              <w:jc w:val="right"/>
              <w:rPr>
                <w:kern w:val="0"/>
                <w:sz w:val="24"/>
                <w:szCs w:val="24"/>
              </w:rPr>
            </w:pPr>
            <w:r w:rsidRPr="00DF3A04">
              <w:rPr>
                <w:kern w:val="0"/>
                <w:sz w:val="24"/>
                <w:szCs w:val="24"/>
              </w:rPr>
              <w:t>(</w:t>
            </w:r>
            <w:r w:rsidRPr="00DF3A04">
              <w:rPr>
                <w:kern w:val="0"/>
                <w:sz w:val="24"/>
                <w:szCs w:val="24"/>
              </w:rPr>
              <w:fldChar w:fldCharType="begin"/>
            </w:r>
            <w:r w:rsidRPr="00DF3A04">
              <w:rPr>
                <w:kern w:val="0"/>
                <w:sz w:val="24"/>
                <w:szCs w:val="24"/>
              </w:rPr>
              <w:instrText xml:space="preserve"> SEQ EqNums \* MERGEFORMAT </w:instrText>
            </w:r>
            <w:r w:rsidRPr="00DF3A04">
              <w:rPr>
                <w:kern w:val="0"/>
                <w:sz w:val="24"/>
                <w:szCs w:val="24"/>
              </w:rPr>
              <w:fldChar w:fldCharType="separate"/>
            </w:r>
            <w:r w:rsidR="0053008A">
              <w:rPr>
                <w:noProof/>
                <w:kern w:val="0"/>
                <w:sz w:val="24"/>
                <w:szCs w:val="24"/>
              </w:rPr>
              <w:t>1</w:t>
            </w:r>
            <w:r w:rsidRPr="00DF3A04">
              <w:rPr>
                <w:kern w:val="0"/>
                <w:sz w:val="24"/>
                <w:szCs w:val="24"/>
              </w:rPr>
              <w:fldChar w:fldCharType="end"/>
            </w:r>
            <w:r w:rsidRPr="00DF3A04">
              <w:rPr>
                <w:kern w:val="0"/>
                <w:sz w:val="24"/>
                <w:szCs w:val="24"/>
              </w:rPr>
              <w:t>)</w:t>
            </w:r>
          </w:p>
        </w:tc>
      </w:tr>
    </w:tbl>
    <w:p w14:paraId="1E4208AA" w14:textId="57E233FF" w:rsidR="001E037B" w:rsidRPr="00BC4F29" w:rsidRDefault="00DF3A04" w:rsidP="00DF3A04">
      <w:pPr>
        <w:pStyle w:val="BodyTextIndent"/>
        <w:ind w:firstLine="0"/>
        <w:rPr>
          <w:kern w:val="0"/>
        </w:rPr>
      </w:pPr>
      <w:r w:rsidRPr="00DF3A04">
        <w:rPr>
          <w:kern w:val="0"/>
        </w:rPr>
        <w:t xml:space="preserve">where </w:t>
      </w:r>
      <m:oMath>
        <m:r>
          <w:rPr>
            <w:rFonts w:ascii="Cambria Math" w:hAnsi="Cambria Math" w:cs="Arial"/>
            <w:sz w:val="18"/>
            <w:szCs w:val="18"/>
          </w:rPr>
          <m:t>J</m:t>
        </m:r>
      </m:oMath>
      <w:r w:rsidRPr="00DF3A04">
        <w:rPr>
          <w:sz w:val="18"/>
          <w:szCs w:val="18"/>
        </w:rPr>
        <w:t xml:space="preserve"> </w:t>
      </w:r>
      <w:r w:rsidRPr="00DF3A04">
        <w:rPr>
          <w:kern w:val="0"/>
        </w:rPr>
        <w:t xml:space="preserve">is the robot Jacobian, and </w:t>
      </w:r>
      <m:oMath>
        <m:sSub>
          <m:sSubPr>
            <m:ctrlPr>
              <w:rPr>
                <w:rFonts w:ascii="Cambria Math" w:hAnsi="Cambria Math" w:cs="Arial"/>
                <w:i/>
              </w:rPr>
            </m:ctrlPr>
          </m:sSubPr>
          <m:e>
            <m:r>
              <w:rPr>
                <w:rFonts w:ascii="Cambria Math" w:hAnsi="Cambria Math" w:cs="Arial"/>
              </w:rPr>
              <m:t>c</m:t>
            </m:r>
          </m:e>
          <m:sub>
            <m:r>
              <w:rPr>
                <w:rFonts w:ascii="Cambria Math" w:hAnsi="Cambria Math" w:cs="Arial"/>
              </w:rPr>
              <m:t>O1n</m:t>
            </m:r>
          </m:sub>
        </m:sSub>
      </m:oMath>
      <w:r w:rsidRPr="00DF3A04">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O1f</m:t>
            </m:r>
          </m:sub>
        </m:sSub>
      </m:oMath>
      <w:r w:rsidRPr="00DF3A04">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O2n</m:t>
            </m:r>
          </m:sub>
        </m:sSub>
      </m:oMath>
      <w:r w:rsidRPr="00DF3A04">
        <w:t xml:space="preserve">, and </w:t>
      </w:r>
      <m:oMath>
        <m:sSub>
          <m:sSubPr>
            <m:ctrlPr>
              <w:rPr>
                <w:rFonts w:ascii="Cambria Math" w:hAnsi="Cambria Math" w:cs="Arial"/>
                <w:i/>
              </w:rPr>
            </m:ctrlPr>
          </m:sSubPr>
          <m:e>
            <m:r>
              <w:rPr>
                <w:rFonts w:ascii="Cambria Math" w:hAnsi="Cambria Math" w:cs="Arial"/>
              </w:rPr>
              <m:t>c</m:t>
            </m:r>
          </m:e>
          <m:sub>
            <m:r>
              <w:rPr>
                <w:rFonts w:ascii="Cambria Math" w:hAnsi="Cambria Math" w:cs="Arial"/>
              </w:rPr>
              <m:t>O2f</m:t>
            </m:r>
          </m:sub>
        </m:sSub>
      </m:oMath>
      <w:r w:rsidRPr="00DF3A04">
        <w:t xml:space="preserve">  are the </w:t>
      </w:r>
      <w:r w:rsidR="002E5806">
        <w:t xml:space="preserve">obstacle </w:t>
      </w:r>
      <w:r w:rsidRPr="00DF3A04">
        <w:t xml:space="preserve">keypoints at a given time step as shown in </w:t>
      </w:r>
      <w:r w:rsidR="0073086A">
        <w:t>Fig.</w:t>
      </w:r>
      <w:r w:rsidRPr="00DF3A04">
        <w:t xml:space="preserve"> </w:t>
      </w:r>
      <w:r w:rsidR="000B3234">
        <w:fldChar w:fldCharType="begin"/>
      </w:r>
      <w:r w:rsidR="000B3234">
        <w:instrText xml:space="preserve"> REF _Ref56865293 \h \# "0"</w:instrText>
      </w:r>
      <w:r w:rsidR="000B3234">
        <w:fldChar w:fldCharType="separate"/>
      </w:r>
      <w:r w:rsidR="0053008A">
        <w:t>3</w:t>
      </w:r>
      <w:r w:rsidR="000B3234">
        <w:fldChar w:fldCharType="end"/>
      </w:r>
      <w:r w:rsidRPr="00DF3A04">
        <w:t xml:space="preserve">. </w:t>
      </w:r>
      <w:r w:rsidR="008A157C">
        <w:t xml:space="preserve"> </w:t>
      </w:r>
      <w:r w:rsidR="00446480">
        <w:t>Points</w:t>
      </w:r>
      <w:r w:rsidR="00446480" w:rsidRPr="00DF3A04">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O1n</m:t>
            </m:r>
          </m:sub>
        </m:sSub>
      </m:oMath>
      <w:r w:rsidRPr="00DF3A04">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O1f</m:t>
            </m:r>
          </m:sub>
        </m:sSub>
      </m:oMath>
      <w:r w:rsidRPr="00DF3A04">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O2n</m:t>
            </m:r>
          </m:sub>
        </m:sSub>
      </m:oMath>
      <w:r w:rsidRPr="00DF3A04">
        <w:t xml:space="preserve">, and </w:t>
      </w:r>
      <m:oMath>
        <m:sSub>
          <m:sSubPr>
            <m:ctrlPr>
              <w:rPr>
                <w:rFonts w:ascii="Cambria Math" w:hAnsi="Cambria Math" w:cs="Arial"/>
                <w:i/>
              </w:rPr>
            </m:ctrlPr>
          </m:sSubPr>
          <m:e>
            <m:r>
              <w:rPr>
                <w:rFonts w:ascii="Cambria Math" w:hAnsi="Cambria Math" w:cs="Arial"/>
              </w:rPr>
              <m:t>c</m:t>
            </m:r>
          </m:e>
          <m:sub>
            <m:r>
              <w:rPr>
                <w:rFonts w:ascii="Cambria Math" w:hAnsi="Cambria Math" w:cs="Arial"/>
              </w:rPr>
              <m:t>O2f</m:t>
            </m:r>
          </m:sub>
        </m:sSub>
      </m:oMath>
      <w:r w:rsidRPr="00DF3A04">
        <w:t xml:space="preserve"> would be the joints of a skeleton model in the case of human obstacles.  </w:t>
      </w:r>
      <w:r w:rsidRPr="00DF3A04">
        <w:rPr>
          <w:kern w:val="0"/>
        </w:rPr>
        <w:t xml:space="preserve">Subscript </w:t>
      </w:r>
      <w:r w:rsidRPr="00DF3A04">
        <w:rPr>
          <w:i/>
          <w:iCs/>
          <w:kern w:val="0"/>
        </w:rPr>
        <w:t xml:space="preserve">n </w:t>
      </w:r>
      <w:r w:rsidRPr="00DF3A04">
        <w:rPr>
          <w:kern w:val="0"/>
        </w:rPr>
        <w:t xml:space="preserve">and </w:t>
      </w:r>
      <w:r w:rsidRPr="00DF3A04">
        <w:rPr>
          <w:i/>
          <w:iCs/>
          <w:kern w:val="0"/>
        </w:rPr>
        <w:t xml:space="preserve">f </w:t>
      </w:r>
      <w:r w:rsidRPr="00DF3A04">
        <w:rPr>
          <w:kern w:val="0"/>
        </w:rPr>
        <w:t xml:space="preserve">will be used to denote the points or edges that are nearest to the robot base or farthest from the robot </w:t>
      </w:r>
      <w:r w:rsidR="00E82580" w:rsidRPr="00DF3A04">
        <w:rPr>
          <w:kern w:val="0"/>
        </w:rPr>
        <w:t>base,</w:t>
      </w:r>
      <w:r w:rsidRPr="00DF3A04">
        <w:rPr>
          <w:kern w:val="0"/>
        </w:rPr>
        <w:t xml:space="preserve"> respectively.  In the case of a human with arms extended towards the robot, </w:t>
      </w:r>
      <m:oMath>
        <m:sSub>
          <m:sSubPr>
            <m:ctrlPr>
              <w:rPr>
                <w:rFonts w:ascii="Cambria Math" w:hAnsi="Cambria Math" w:cs="Arial"/>
                <w:i/>
              </w:rPr>
            </m:ctrlPr>
          </m:sSubPr>
          <m:e>
            <m:r>
              <w:rPr>
                <w:rFonts w:ascii="Cambria Math" w:hAnsi="Cambria Math" w:cs="Arial"/>
              </w:rPr>
              <m:t>c</m:t>
            </m:r>
          </m:e>
          <m:sub>
            <m:r>
              <w:rPr>
                <w:rFonts w:ascii="Cambria Math" w:hAnsi="Cambria Math" w:cs="Arial"/>
              </w:rPr>
              <m:t>O1n</m:t>
            </m:r>
          </m:sub>
        </m:sSub>
      </m:oMath>
      <w:r w:rsidRPr="00DF3A04">
        <w:t xml:space="preserve"> and </w:t>
      </w:r>
      <m:oMath>
        <m:sSub>
          <m:sSubPr>
            <m:ctrlPr>
              <w:rPr>
                <w:rFonts w:ascii="Cambria Math" w:hAnsi="Cambria Math" w:cs="Arial"/>
                <w:i/>
              </w:rPr>
            </m:ctrlPr>
          </m:sSubPr>
          <m:e>
            <m:r>
              <w:rPr>
                <w:rFonts w:ascii="Cambria Math" w:hAnsi="Cambria Math" w:cs="Arial"/>
              </w:rPr>
              <m:t>c</m:t>
            </m:r>
          </m:e>
          <m:sub>
            <m:r>
              <w:rPr>
                <w:rFonts w:ascii="Cambria Math" w:hAnsi="Cambria Math" w:cs="Arial"/>
              </w:rPr>
              <m:t>O2n</m:t>
            </m:r>
          </m:sub>
        </m:sSub>
      </m:oMath>
      <w:r w:rsidRPr="00DF3A04">
        <w:t xml:space="preserve"> would be the wrist joints and </w:t>
      </w:r>
      <m:oMath>
        <m:sSub>
          <m:sSubPr>
            <m:ctrlPr>
              <w:rPr>
                <w:rFonts w:ascii="Cambria Math" w:hAnsi="Cambria Math" w:cs="Arial"/>
                <w:i/>
              </w:rPr>
            </m:ctrlPr>
          </m:sSubPr>
          <m:e>
            <m:r>
              <w:rPr>
                <w:rFonts w:ascii="Cambria Math" w:hAnsi="Cambria Math" w:cs="Arial"/>
              </w:rPr>
              <m:t>c</m:t>
            </m:r>
          </m:e>
          <m:sub>
            <m:r>
              <w:rPr>
                <w:rFonts w:ascii="Cambria Math" w:hAnsi="Cambria Math" w:cs="Arial"/>
              </w:rPr>
              <m:t>O1f</m:t>
            </m:r>
          </m:sub>
        </m:sSub>
      </m:oMath>
      <w:r w:rsidRPr="00DF3A04">
        <w:t xml:space="preserve"> and </w:t>
      </w:r>
      <m:oMath>
        <m:sSub>
          <m:sSubPr>
            <m:ctrlPr>
              <w:rPr>
                <w:rFonts w:ascii="Cambria Math" w:hAnsi="Cambria Math" w:cs="Arial"/>
                <w:i/>
              </w:rPr>
            </m:ctrlPr>
          </m:sSubPr>
          <m:e>
            <m:r>
              <w:rPr>
                <w:rFonts w:ascii="Cambria Math" w:hAnsi="Cambria Math" w:cs="Arial"/>
              </w:rPr>
              <m:t>c</m:t>
            </m:r>
          </m:e>
          <m:sub>
            <m:r>
              <w:rPr>
                <w:rFonts w:ascii="Cambria Math" w:hAnsi="Cambria Math" w:cs="Arial"/>
              </w:rPr>
              <m:t>O2f</m:t>
            </m:r>
          </m:sub>
        </m:sSub>
      </m:oMath>
      <w:r w:rsidRPr="00DF3A04">
        <w:t xml:space="preserve"> would be the </w:t>
      </w:r>
      <w:r w:rsidRPr="00DF3A04">
        <w:t xml:space="preserve">elbow joints as shown in </w:t>
      </w:r>
      <w:r w:rsidR="0073086A">
        <w:t>Fig.</w:t>
      </w:r>
      <w:r w:rsidR="004453F7" w:rsidRPr="007050B3">
        <w:t xml:space="preserve"> </w:t>
      </w:r>
      <w:r w:rsidR="004453F7" w:rsidRPr="007050B3">
        <w:fldChar w:fldCharType="begin"/>
      </w:r>
      <w:r w:rsidR="004453F7" w:rsidRPr="007050B3">
        <w:instrText xml:space="preserve"> REF _Ref56865293 \h \# "0"</w:instrText>
      </w:r>
      <w:r w:rsidR="004453F7" w:rsidRPr="004453F7">
        <w:instrText xml:space="preserve"> \* MERGEFORMAT </w:instrText>
      </w:r>
      <w:r w:rsidR="004453F7" w:rsidRPr="007050B3">
        <w:fldChar w:fldCharType="separate"/>
      </w:r>
      <w:r w:rsidR="0053008A">
        <w:t>3</w:t>
      </w:r>
      <w:r w:rsidR="004453F7" w:rsidRPr="007050B3">
        <w:fldChar w:fldCharType="end"/>
      </w:r>
      <w:r w:rsidRPr="00DF3A04">
        <w:rPr>
          <w:kern w:val="0"/>
        </w:rPr>
        <w:t xml:space="preserve">. </w:t>
      </w:r>
      <w:r w:rsidR="00731AFF">
        <w:rPr>
          <w:kern w:val="0"/>
        </w:rPr>
        <w:t xml:space="preserve"> The position of those four points can be determined from real-time data or come from prediction algorithms such as </w:t>
      </w:r>
      <w:r w:rsidR="00B777EE">
        <w:rPr>
          <w:kern w:val="0"/>
        </w:rPr>
        <w:t>recurrent neural networks</w:t>
      </w:r>
      <w:r w:rsidR="00731AFF">
        <w:rPr>
          <w:kern w:val="0"/>
        </w:rPr>
        <w:t xml:space="preserve"> [</w:t>
      </w:r>
      <w:r w:rsidR="00646403">
        <w:rPr>
          <w:rStyle w:val="Hyperlink"/>
          <w:color w:val="000000" w:themeColor="text1"/>
          <w:u w:val="none"/>
          <w:shd w:val="clear" w:color="auto" w:fill="FFFFFF"/>
        </w:rPr>
        <w:fldChar w:fldCharType="begin"/>
      </w:r>
      <w:r w:rsidR="00646403">
        <w:rPr>
          <w:rStyle w:val="Hyperlink"/>
          <w:color w:val="000000" w:themeColor="text1"/>
          <w:u w:val="none"/>
          <w:shd w:val="clear" w:color="auto" w:fill="FFFFFF"/>
        </w:rPr>
        <w:instrText xml:space="preserve"> REF ref19 \h </w:instrText>
      </w:r>
      <w:r w:rsidR="00646403">
        <w:rPr>
          <w:rStyle w:val="Hyperlink"/>
          <w:color w:val="000000" w:themeColor="text1"/>
          <w:u w:val="none"/>
          <w:shd w:val="clear" w:color="auto" w:fill="FFFFFF"/>
        </w:rPr>
      </w:r>
      <w:r w:rsidR="00646403">
        <w:rPr>
          <w:rStyle w:val="Hyperlink"/>
          <w:color w:val="000000" w:themeColor="text1"/>
          <w:u w:val="none"/>
          <w:shd w:val="clear" w:color="auto" w:fill="FFFFFF"/>
        </w:rPr>
        <w:fldChar w:fldCharType="separate"/>
      </w:r>
      <w:r w:rsidR="0053008A">
        <w:rPr>
          <w:bCs/>
          <w:caps/>
          <w:noProof/>
        </w:rPr>
        <w:t>8</w:t>
      </w:r>
      <w:r w:rsidR="00646403">
        <w:rPr>
          <w:rStyle w:val="Hyperlink"/>
          <w:color w:val="000000" w:themeColor="text1"/>
          <w:u w:val="none"/>
          <w:shd w:val="clear" w:color="auto" w:fill="FFFFFF"/>
        </w:rPr>
        <w:fldChar w:fldCharType="end"/>
      </w:r>
      <w:r w:rsidR="00731AFF">
        <w:rPr>
          <w:kern w:val="0"/>
        </w:rPr>
        <w:t>].</w:t>
      </w:r>
      <w:r w:rsidR="009A0EA0">
        <w:rPr>
          <w:kern w:val="0"/>
        </w:rPr>
        <w:t xml:space="preserve">  </w:t>
      </w:r>
      <w:r w:rsidR="009A0EA0" w:rsidRPr="009A0EA0">
        <w:rPr>
          <w:kern w:val="0"/>
        </w:rPr>
        <w:t>Without loss of generality, the following theoretical derivations assume an articulated robot manipulator with all revolute joints.</w:t>
      </w:r>
    </w:p>
    <w:p w14:paraId="4E8979DF" w14:textId="7AFC045A" w:rsidR="009D449A" w:rsidRDefault="009D449A" w:rsidP="00DF3A04">
      <w:pPr>
        <w:pStyle w:val="BodyTextIndent"/>
        <w:ind w:firstLine="0"/>
      </w:pPr>
    </w:p>
    <w:p w14:paraId="68BD9EB9" w14:textId="209FFA39" w:rsidR="00FD4E7B" w:rsidRDefault="009D449A" w:rsidP="00457739">
      <w:pPr>
        <w:pStyle w:val="BodyTextIndent"/>
      </w:pPr>
      <w:r w:rsidRPr="009D449A">
        <w:t xml:space="preserve">The robot geometry at the point in time when the robot would enter the OPV should affect the risk of passage.  </w:t>
      </w:r>
      <w:r w:rsidR="00A564E1">
        <w:t>First, t</w:t>
      </w:r>
      <w:r w:rsidR="00A564E1" w:rsidRPr="009D449A">
        <w:t xml:space="preserve">o </w:t>
      </w:r>
      <w:r w:rsidRPr="009D449A">
        <w:t xml:space="preserve">determine this risk factor, the robot’s ability to navigate away from the OPV should be evaluated.  Considering the robot geometry required to reach into the OPV, if the joint </w:t>
      </w:r>
      <w:r w:rsidR="00EF52CA">
        <w:t>variables</w:t>
      </w:r>
      <w:r w:rsidR="00EF52CA" w:rsidRPr="009D449A">
        <w:t xml:space="preserve"> </w:t>
      </w:r>
      <w:r w:rsidRPr="009D449A">
        <w:t xml:space="preserve">can be adjusted by a small amount to cause a displacement of the manipulator large enough to avoid the OPV, then this factor of risk is low.  However, if a large change in joint </w:t>
      </w:r>
      <w:r w:rsidR="00EF52CA">
        <w:t>variables</w:t>
      </w:r>
      <w:r w:rsidR="00EF52CA" w:rsidRPr="009D449A">
        <w:t xml:space="preserve"> </w:t>
      </w:r>
      <w:r w:rsidRPr="009D449A">
        <w:t xml:space="preserve">is necessary to move the manipulator arm enough to avoid the OPV, then this factor of risk is high because the manipulator is less likely </w:t>
      </w:r>
      <w:r w:rsidR="00BE5790">
        <w:t xml:space="preserve">to </w:t>
      </w:r>
      <w:r w:rsidR="00F4242F">
        <w:t>avoid</w:t>
      </w:r>
      <w:r w:rsidRPr="009D449A">
        <w:t xml:space="preserve"> the OPV before colliding.</w:t>
      </w:r>
      <w:r>
        <w:t xml:space="preserve"> </w:t>
      </w:r>
      <w:r w:rsidR="003D34F3">
        <w:t>Next, a</w:t>
      </w:r>
      <w:r w:rsidR="00B2689E" w:rsidRPr="00B2689E">
        <w:t xml:space="preserve"> predictive collision detection method is used to determine the predicted time a collision would start and end, which will be referred to as the predicted collision interval [</w:t>
      </w:r>
      <w:bookmarkStart w:id="20" w:name="ref23"/>
      <w:r w:rsidR="00B2689E" w:rsidRPr="00B2689E">
        <w:rPr>
          <w:bCs/>
          <w:caps/>
        </w:rPr>
        <w:fldChar w:fldCharType="begin"/>
      </w:r>
      <w:r w:rsidR="00B2689E" w:rsidRPr="00B2689E">
        <w:rPr>
          <w:bCs/>
          <w:caps/>
        </w:rPr>
        <w:instrText xml:space="preserve"> SEQ Refs \* MERGEFORMAT </w:instrText>
      </w:r>
      <w:r w:rsidR="00B2689E" w:rsidRPr="00B2689E">
        <w:rPr>
          <w:bCs/>
          <w:caps/>
        </w:rPr>
        <w:fldChar w:fldCharType="separate"/>
      </w:r>
      <w:r w:rsidR="0053008A">
        <w:rPr>
          <w:bCs/>
          <w:caps/>
          <w:noProof/>
        </w:rPr>
        <w:t>10</w:t>
      </w:r>
      <w:r w:rsidR="00B2689E" w:rsidRPr="00B2689E">
        <w:rPr>
          <w:bCs/>
          <w:caps/>
        </w:rPr>
        <w:fldChar w:fldCharType="end"/>
      </w:r>
      <w:bookmarkEnd w:id="20"/>
      <w:r w:rsidR="00B2689E" w:rsidRPr="00B2689E">
        <w:t>]. The geometry of the manipulator is swept through</w:t>
      </w:r>
      <w:r w:rsidR="0052784B">
        <w:t xml:space="preserve"> the</w:t>
      </w:r>
      <w:r w:rsidR="005F6729">
        <w:t xml:space="preserve"> </w:t>
      </w:r>
      <w:r w:rsidR="004E7FD8">
        <w:t>trajectory</w:t>
      </w:r>
      <w:r w:rsidR="00881120">
        <w:t xml:space="preserve"> of robot</w:t>
      </w:r>
      <w:r w:rsidR="004E7FD8">
        <w:t xml:space="preserve"> poses over</w:t>
      </w:r>
      <w:r w:rsidR="00B2689E" w:rsidRPr="00B2689E">
        <w:t xml:space="preserve"> time</w:t>
      </w:r>
      <w:r w:rsidR="00881120">
        <w:t xml:space="preserve"> and</w:t>
      </w:r>
      <w:r w:rsidR="00F91CF2">
        <w:t xml:space="preserve"> a </w:t>
      </w:r>
      <w:r w:rsidR="006D30C7">
        <w:t>3D spatial map</w:t>
      </w:r>
      <w:r w:rsidR="00B2689E" w:rsidRPr="00B2689E">
        <w:t xml:space="preserve"> </w:t>
      </w:r>
      <w:r w:rsidR="00F91CF2">
        <w:t xml:space="preserve">is </w:t>
      </w:r>
      <w:r w:rsidR="00617EA3">
        <w:t xml:space="preserve">generated </w:t>
      </w:r>
      <w:r w:rsidR="00F91CF2">
        <w:t>using</w:t>
      </w:r>
      <w:r w:rsidR="00617EA3" w:rsidRPr="00B2689E">
        <w:t xml:space="preserve"> </w:t>
      </w:r>
      <w:r w:rsidR="00B2689E" w:rsidRPr="00B2689E">
        <w:t>Coon’s patches.</w:t>
      </w:r>
      <w:r w:rsidR="001074E8">
        <w:t xml:space="preserve"> </w:t>
      </w:r>
      <w:r w:rsidR="00B2689E" w:rsidRPr="00B2689E">
        <w:t xml:space="preserve"> A line for collision checking is created between the two OPV points closest to the robot base and the two OPV points farthest from the robot base and each line is discretized to the grid space of the Coon’s patches.</w:t>
      </w:r>
      <w:r w:rsidR="00B2689E">
        <w:t xml:space="preserve"> </w:t>
      </w:r>
    </w:p>
    <w:p w14:paraId="22266B46" w14:textId="36B43AA8" w:rsidR="00ED6CFF" w:rsidRDefault="00ED6CFF">
      <w:pPr>
        <w:pStyle w:val="BodyTextIndent"/>
      </w:pPr>
    </w:p>
    <w:p w14:paraId="1DDE214A" w14:textId="58EB9E12" w:rsidR="003C6F4B" w:rsidRPr="003832D5" w:rsidRDefault="00ED6CFF" w:rsidP="00FC575B">
      <w:pPr>
        <w:pStyle w:val="BodyTextIndent"/>
      </w:pPr>
      <w:r w:rsidRPr="003832D5">
        <w:t xml:space="preserve">The robot Jacobian is utilized to determine the end effector velocity if </w:t>
      </w:r>
      <w:r w:rsidR="000B721D">
        <w:t>all</w:t>
      </w:r>
      <w:r w:rsidR="000B721D" w:rsidRPr="003832D5">
        <w:t xml:space="preserve"> </w:t>
      </w:r>
      <w:r w:rsidRPr="003832D5">
        <w:t>joint</w:t>
      </w:r>
      <w:r w:rsidR="000B721D">
        <w:t>s</w:t>
      </w:r>
      <w:r w:rsidRPr="003832D5">
        <w:t xml:space="preserve"> were </w:t>
      </w:r>
      <w:r w:rsidR="004B3041">
        <w:t>actuated</w:t>
      </w:r>
      <w:r w:rsidR="004B3041" w:rsidRPr="003832D5">
        <w:t xml:space="preserve"> </w:t>
      </w:r>
      <w:r w:rsidRPr="003832D5">
        <w:t>at the</w:t>
      </w:r>
      <w:r w:rsidR="009A0EA0">
        <w:t>ir</w:t>
      </w:r>
      <w:r w:rsidRPr="003832D5">
        <w:t xml:space="preserve"> maximum velocity </w:t>
      </w:r>
      <w:r w:rsidRPr="00A8335E">
        <w:t xml:space="preserve">simultaneously </w:t>
      </w:r>
      <w:r w:rsidR="004B34B6" w:rsidRPr="00A8335E">
        <w:t>for each robot instantaneous pose</w:t>
      </w:r>
      <w:r w:rsidRPr="00A8335E">
        <w:t xml:space="preserve"> at</w:t>
      </w:r>
      <w:r w:rsidRPr="003832D5">
        <w:t xml:space="preserve"> the time</w:t>
      </w:r>
      <w:r w:rsidR="008840AA">
        <w:t>s</w:t>
      </w:r>
      <w:r w:rsidRPr="003832D5">
        <w:t xml:space="preserve"> the robot enters</w:t>
      </w:r>
      <w:r w:rsidR="00E50D01">
        <w:t xml:space="preserve"> and</w:t>
      </w:r>
      <w:r w:rsidRPr="003832D5">
        <w:t xml:space="preserve"> exits the OPV.  To normalize the risk factor due to robot geometry, the resulting end effector cartesian velocity will be divided by the maximum end effector velocity </w:t>
      </w:r>
      <w:r w:rsidR="00922200">
        <w:t xml:space="preserve">of </w:t>
      </w:r>
      <w:r w:rsidRPr="003832D5">
        <w:t>the robot.  This will be the norm of the end effector cartesian velocity if the robot were fully extended and all the joints were actuated with the maximum joint velocit</w:t>
      </w:r>
      <w:r w:rsidR="00D34F89">
        <w:t>ies</w:t>
      </w:r>
      <w:r w:rsidRPr="003832D5">
        <w:t>.</w:t>
      </w:r>
      <w:r w:rsidR="008D288A">
        <w:t xml:space="preserve"> </w:t>
      </w:r>
      <w:r w:rsidR="00BE4C72">
        <w:t>In determining</w:t>
      </w:r>
      <w:r w:rsidRPr="003832D5">
        <w:t xml:space="preserve"> the robot Jacobian, </w:t>
      </w:r>
      <w:r w:rsidR="002D5276">
        <w:t xml:space="preserve">forward kinematics </w:t>
      </w:r>
      <w:r w:rsidRPr="003832D5">
        <w:t>determine</w:t>
      </w:r>
      <w:r w:rsidR="00247B1D">
        <w:t>d</w:t>
      </w:r>
      <w:r w:rsidRPr="003832D5">
        <w:t xml:space="preserve"> equations for the position of the end effector in the fixed cartesian coordinate system. Then the robot Jacobian was determined by taking the partial </w:t>
      </w:r>
      <w:r w:rsidR="003F5CBC">
        <w:t>derivatives</w:t>
      </w:r>
      <w:r w:rsidR="003F5CBC" w:rsidRPr="003832D5">
        <w:t xml:space="preserve"> </w:t>
      </w:r>
      <w:r w:rsidRPr="003832D5">
        <w:t xml:space="preserve">of the x, y, and z positions with respect to each variable robot joint parameter.  The </w:t>
      </w:r>
      <w:r w:rsidR="0043526D">
        <w:t xml:space="preserve">translational </w:t>
      </w:r>
      <w:r w:rsidRPr="003832D5">
        <w:t xml:space="preserve">Jacobian for the end effector of a manipulator with </w:t>
      </w:r>
      <m:oMath>
        <m:r>
          <w:rPr>
            <w:rFonts w:ascii="Cambria Math" w:hAnsi="Cambria Math"/>
          </w:rPr>
          <m:t>n</m:t>
        </m:r>
      </m:oMath>
      <w:r w:rsidRPr="003832D5">
        <w:t xml:space="preserve"> total, revolute and prismatic, joints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C61A5D" w14:paraId="30512447" w14:textId="77777777" w:rsidTr="00DB2F6C">
        <w:tc>
          <w:tcPr>
            <w:tcW w:w="4675" w:type="dxa"/>
          </w:tcPr>
          <w:p w14:paraId="624FA3A7" w14:textId="16847C89" w:rsidR="00C61A5D" w:rsidRDefault="00DB7936" w:rsidP="00FC575B">
            <w:pPr>
              <w:pStyle w:val="BodyTextIndent"/>
              <w:spacing w:after="60"/>
              <w:ind w:firstLine="0"/>
              <w:rPr>
                <w:sz w:val="18"/>
                <w:szCs w:val="18"/>
              </w:rPr>
            </w:pPr>
            <m:oMathPara>
              <m:oMath>
                <m:r>
                  <w:rPr>
                    <w:rFonts w:ascii="Cambria Math" w:hAnsi="Cambria Math" w:cs="Arial"/>
                    <w:sz w:val="18"/>
                    <w:szCs w:val="18"/>
                  </w:rPr>
                  <m:t>J=</m:t>
                </m:r>
                <m:d>
                  <m:dPr>
                    <m:begChr m:val="["/>
                    <m:endChr m:val="]"/>
                    <m:ctrlPr>
                      <w:rPr>
                        <w:rFonts w:ascii="Cambria Math" w:hAnsi="Cambria Math" w:cs="Arial"/>
                        <w:i/>
                        <w:sz w:val="18"/>
                        <w:szCs w:val="18"/>
                      </w:rPr>
                    </m:ctrlPr>
                  </m:dPr>
                  <m:e>
                    <m:m>
                      <m:mPr>
                        <m:mcs>
                          <m:mc>
                            <m:mcPr>
                              <m:count m:val="3"/>
                              <m:mcJc m:val="center"/>
                            </m:mcPr>
                          </m:mc>
                        </m:mcs>
                        <m:ctrlPr>
                          <w:rPr>
                            <w:rFonts w:ascii="Cambria Math" w:hAnsi="Cambria Math" w:cs="Arial"/>
                            <w:i/>
                            <w:sz w:val="18"/>
                            <w:szCs w:val="18"/>
                          </w:rPr>
                        </m:ctrlPr>
                      </m:mPr>
                      <m:mr>
                        <m:e>
                          <m:f>
                            <m:fPr>
                              <m:ctrlPr>
                                <w:rPr>
                                  <w:rFonts w:ascii="Cambria Math" w:hAnsi="Cambria Math" w:cs="Arial"/>
                                  <w:i/>
                                  <w:sz w:val="18"/>
                                  <w:szCs w:val="18"/>
                                </w:rPr>
                              </m:ctrlPr>
                            </m:fPr>
                            <m:num>
                              <m:r>
                                <w:rPr>
                                  <w:rFonts w:ascii="Cambria Math" w:hAnsi="Cambria Math" w:cs="Arial"/>
                                  <w:sz w:val="18"/>
                                  <w:szCs w:val="18"/>
                                </w:rPr>
                                <m:t>dx</m:t>
                              </m:r>
                            </m:num>
                            <m:den>
                              <m:r>
                                <w:rPr>
                                  <w:rFonts w:ascii="Cambria Math" w:hAnsi="Cambria Math" w:cs="Arial"/>
                                  <w:sz w:val="18"/>
                                  <w:szCs w:val="18"/>
                                </w:rPr>
                                <m:t>d</m:t>
                              </m:r>
                              <m:sSub>
                                <m:sSubPr>
                                  <m:ctrlPr>
                                    <w:rPr>
                                      <w:rFonts w:ascii="Cambria Math" w:hAnsi="Cambria Math" w:cs="Arial"/>
                                      <w:i/>
                                      <w:sz w:val="18"/>
                                      <w:szCs w:val="18"/>
                                    </w:rPr>
                                  </m:ctrlPr>
                                </m:sSubPr>
                                <m:e>
                                  <m:r>
                                    <w:rPr>
                                      <w:rFonts w:ascii="Cambria Math" w:hAnsi="Cambria Math" w:cs="Arial"/>
                                      <w:sz w:val="18"/>
                                      <w:szCs w:val="18"/>
                                    </w:rPr>
                                    <m:t>q</m:t>
                                  </m:r>
                                </m:e>
                                <m:sub>
                                  <m:r>
                                    <w:rPr>
                                      <w:rFonts w:ascii="Cambria Math" w:hAnsi="Cambria Math" w:cs="Arial"/>
                                      <w:sz w:val="18"/>
                                      <w:szCs w:val="18"/>
                                    </w:rPr>
                                    <m:t>1</m:t>
                                  </m:r>
                                </m:sub>
                              </m:sSub>
                            </m:den>
                          </m:f>
                        </m:e>
                        <m:e>
                          <m:r>
                            <w:rPr>
                              <w:rFonts w:ascii="Cambria Math" w:hAnsi="Cambria Math" w:cs="Arial"/>
                              <w:sz w:val="18"/>
                              <w:szCs w:val="18"/>
                            </w:rPr>
                            <m:t>…</m:t>
                          </m:r>
                        </m:e>
                        <m:e>
                          <m:f>
                            <m:fPr>
                              <m:ctrlPr>
                                <w:rPr>
                                  <w:rFonts w:ascii="Cambria Math" w:hAnsi="Cambria Math" w:cs="Arial"/>
                                  <w:i/>
                                  <w:sz w:val="18"/>
                                  <w:szCs w:val="18"/>
                                </w:rPr>
                              </m:ctrlPr>
                            </m:fPr>
                            <m:num>
                              <m:r>
                                <w:rPr>
                                  <w:rFonts w:ascii="Cambria Math" w:hAnsi="Cambria Math" w:cs="Arial"/>
                                  <w:sz w:val="18"/>
                                  <w:szCs w:val="18"/>
                                </w:rPr>
                                <m:t>dx</m:t>
                              </m:r>
                            </m:num>
                            <m:den>
                              <m:r>
                                <w:rPr>
                                  <w:rFonts w:ascii="Cambria Math" w:hAnsi="Cambria Math" w:cs="Arial"/>
                                  <w:sz w:val="18"/>
                                  <w:szCs w:val="18"/>
                                </w:rPr>
                                <m:t>d</m:t>
                              </m:r>
                              <m:sSub>
                                <m:sSubPr>
                                  <m:ctrlPr>
                                    <w:rPr>
                                      <w:rFonts w:ascii="Cambria Math" w:hAnsi="Cambria Math" w:cs="Arial"/>
                                      <w:i/>
                                      <w:sz w:val="18"/>
                                      <w:szCs w:val="18"/>
                                    </w:rPr>
                                  </m:ctrlPr>
                                </m:sSubPr>
                                <m:e>
                                  <m:r>
                                    <w:rPr>
                                      <w:rFonts w:ascii="Cambria Math" w:hAnsi="Cambria Math" w:cs="Arial"/>
                                      <w:sz w:val="18"/>
                                      <w:szCs w:val="18"/>
                                    </w:rPr>
                                    <m:t>q</m:t>
                                  </m:r>
                                </m:e>
                                <m:sub>
                                  <m:r>
                                    <w:rPr>
                                      <w:rFonts w:ascii="Cambria Math" w:hAnsi="Cambria Math" w:cs="Arial"/>
                                      <w:sz w:val="18"/>
                                      <w:szCs w:val="18"/>
                                    </w:rPr>
                                    <m:t>n</m:t>
                                  </m:r>
                                </m:sub>
                              </m:sSub>
                            </m:den>
                          </m:f>
                          <m:ctrlPr>
                            <w:rPr>
                              <w:rFonts w:ascii="Cambria Math" w:eastAsia="Cambria Math" w:hAnsi="Cambria Math" w:cs="Cambria Math"/>
                              <w:i/>
                              <w:sz w:val="18"/>
                              <w:szCs w:val="18"/>
                            </w:rPr>
                          </m:ctrlPr>
                        </m:e>
                      </m:mr>
                      <m:mr>
                        <m:e>
                          <m:f>
                            <m:fPr>
                              <m:ctrlPr>
                                <w:rPr>
                                  <w:rFonts w:ascii="Cambria Math" w:hAnsi="Cambria Math" w:cs="Arial"/>
                                  <w:i/>
                                  <w:sz w:val="18"/>
                                  <w:szCs w:val="18"/>
                                </w:rPr>
                              </m:ctrlPr>
                            </m:fPr>
                            <m:num>
                              <m:r>
                                <w:rPr>
                                  <w:rFonts w:ascii="Cambria Math" w:hAnsi="Cambria Math" w:cs="Arial"/>
                                  <w:sz w:val="18"/>
                                  <w:szCs w:val="18"/>
                                </w:rPr>
                                <m:t>dy</m:t>
                              </m:r>
                            </m:num>
                            <m:den>
                              <m:r>
                                <w:rPr>
                                  <w:rFonts w:ascii="Cambria Math" w:hAnsi="Cambria Math" w:cs="Arial"/>
                                  <w:sz w:val="18"/>
                                  <w:szCs w:val="18"/>
                                </w:rPr>
                                <m:t>d</m:t>
                              </m:r>
                              <m:sSub>
                                <m:sSubPr>
                                  <m:ctrlPr>
                                    <w:rPr>
                                      <w:rFonts w:ascii="Cambria Math" w:hAnsi="Cambria Math" w:cs="Arial"/>
                                      <w:i/>
                                      <w:sz w:val="18"/>
                                      <w:szCs w:val="18"/>
                                    </w:rPr>
                                  </m:ctrlPr>
                                </m:sSubPr>
                                <m:e>
                                  <m:r>
                                    <w:rPr>
                                      <w:rFonts w:ascii="Cambria Math" w:hAnsi="Cambria Math" w:cs="Arial"/>
                                      <w:sz w:val="18"/>
                                      <w:szCs w:val="18"/>
                                    </w:rPr>
                                    <m:t>q</m:t>
                                  </m:r>
                                </m:e>
                                <m:sub>
                                  <m:r>
                                    <w:rPr>
                                      <w:rFonts w:ascii="Cambria Math" w:hAnsi="Cambria Math" w:cs="Arial"/>
                                      <w:sz w:val="18"/>
                                      <w:szCs w:val="18"/>
                                    </w:rPr>
                                    <m:t>1</m:t>
                                  </m:r>
                                </m:sub>
                              </m:sSub>
                            </m:den>
                          </m:f>
                        </m:e>
                        <m:e>
                          <m:r>
                            <w:rPr>
                              <w:rFonts w:ascii="Cambria Math" w:hAnsi="Cambria Math" w:cs="Arial"/>
                              <w:sz w:val="18"/>
                              <w:szCs w:val="18"/>
                            </w:rPr>
                            <m:t>…</m:t>
                          </m:r>
                        </m:e>
                        <m:e>
                          <m:f>
                            <m:fPr>
                              <m:ctrlPr>
                                <w:rPr>
                                  <w:rFonts w:ascii="Cambria Math" w:hAnsi="Cambria Math" w:cs="Arial"/>
                                  <w:i/>
                                  <w:sz w:val="18"/>
                                  <w:szCs w:val="18"/>
                                </w:rPr>
                              </m:ctrlPr>
                            </m:fPr>
                            <m:num>
                              <m:r>
                                <w:rPr>
                                  <w:rFonts w:ascii="Cambria Math" w:hAnsi="Cambria Math" w:cs="Arial"/>
                                  <w:sz w:val="18"/>
                                  <w:szCs w:val="18"/>
                                </w:rPr>
                                <m:t>dy</m:t>
                              </m:r>
                            </m:num>
                            <m:den>
                              <m:r>
                                <w:rPr>
                                  <w:rFonts w:ascii="Cambria Math" w:hAnsi="Cambria Math" w:cs="Arial"/>
                                  <w:sz w:val="18"/>
                                  <w:szCs w:val="18"/>
                                </w:rPr>
                                <m:t>d</m:t>
                              </m:r>
                              <m:sSub>
                                <m:sSubPr>
                                  <m:ctrlPr>
                                    <w:rPr>
                                      <w:rFonts w:ascii="Cambria Math" w:hAnsi="Cambria Math" w:cs="Arial"/>
                                      <w:i/>
                                      <w:sz w:val="18"/>
                                      <w:szCs w:val="18"/>
                                    </w:rPr>
                                  </m:ctrlPr>
                                </m:sSubPr>
                                <m:e>
                                  <m:r>
                                    <w:rPr>
                                      <w:rFonts w:ascii="Cambria Math" w:hAnsi="Cambria Math" w:cs="Arial"/>
                                      <w:sz w:val="18"/>
                                      <w:szCs w:val="18"/>
                                    </w:rPr>
                                    <m:t>q</m:t>
                                  </m:r>
                                </m:e>
                                <m:sub>
                                  <m:r>
                                    <w:rPr>
                                      <w:rFonts w:ascii="Cambria Math" w:hAnsi="Cambria Math" w:cs="Arial"/>
                                      <w:sz w:val="18"/>
                                      <w:szCs w:val="18"/>
                                    </w:rPr>
                                    <m:t>n</m:t>
                                  </m:r>
                                </m:sub>
                              </m:sSub>
                            </m:den>
                          </m:f>
                          <m:ctrlPr>
                            <w:rPr>
                              <w:rFonts w:ascii="Cambria Math" w:eastAsia="Cambria Math" w:hAnsi="Cambria Math" w:cs="Cambria Math"/>
                              <w:i/>
                              <w:sz w:val="18"/>
                              <w:szCs w:val="18"/>
                            </w:rPr>
                          </m:ctrlPr>
                        </m:e>
                      </m:mr>
                      <m:mr>
                        <m:e>
                          <m:f>
                            <m:fPr>
                              <m:ctrlPr>
                                <w:rPr>
                                  <w:rFonts w:ascii="Cambria Math" w:hAnsi="Cambria Math" w:cs="Arial"/>
                                  <w:i/>
                                  <w:sz w:val="18"/>
                                  <w:szCs w:val="18"/>
                                </w:rPr>
                              </m:ctrlPr>
                            </m:fPr>
                            <m:num>
                              <m:r>
                                <w:rPr>
                                  <w:rFonts w:ascii="Cambria Math" w:hAnsi="Cambria Math" w:cs="Arial"/>
                                  <w:sz w:val="18"/>
                                  <w:szCs w:val="18"/>
                                </w:rPr>
                                <m:t>dz</m:t>
                              </m:r>
                            </m:num>
                            <m:den>
                              <m:r>
                                <w:rPr>
                                  <w:rFonts w:ascii="Cambria Math" w:hAnsi="Cambria Math" w:cs="Arial"/>
                                  <w:sz w:val="18"/>
                                  <w:szCs w:val="18"/>
                                </w:rPr>
                                <m:t>d</m:t>
                              </m:r>
                              <m:sSub>
                                <m:sSubPr>
                                  <m:ctrlPr>
                                    <w:rPr>
                                      <w:rFonts w:ascii="Cambria Math" w:hAnsi="Cambria Math" w:cs="Arial"/>
                                      <w:i/>
                                      <w:sz w:val="18"/>
                                      <w:szCs w:val="18"/>
                                    </w:rPr>
                                  </m:ctrlPr>
                                </m:sSubPr>
                                <m:e>
                                  <m:r>
                                    <w:rPr>
                                      <w:rFonts w:ascii="Cambria Math" w:hAnsi="Cambria Math" w:cs="Arial"/>
                                      <w:sz w:val="18"/>
                                      <w:szCs w:val="18"/>
                                    </w:rPr>
                                    <m:t>q</m:t>
                                  </m:r>
                                </m:e>
                                <m:sub>
                                  <m:r>
                                    <w:rPr>
                                      <w:rFonts w:ascii="Cambria Math" w:hAnsi="Cambria Math" w:cs="Arial"/>
                                      <w:sz w:val="18"/>
                                      <w:szCs w:val="18"/>
                                    </w:rPr>
                                    <m:t>1</m:t>
                                  </m:r>
                                </m:sub>
                              </m:sSub>
                            </m:den>
                          </m:f>
                        </m:e>
                        <m:e>
                          <m:r>
                            <w:rPr>
                              <w:rFonts w:ascii="Cambria Math" w:hAnsi="Cambria Math" w:cs="Arial"/>
                              <w:sz w:val="18"/>
                              <w:szCs w:val="18"/>
                            </w:rPr>
                            <m:t>…</m:t>
                          </m:r>
                        </m:e>
                        <m:e>
                          <m:f>
                            <m:fPr>
                              <m:ctrlPr>
                                <w:rPr>
                                  <w:rFonts w:ascii="Cambria Math" w:hAnsi="Cambria Math" w:cs="Arial"/>
                                  <w:i/>
                                  <w:sz w:val="18"/>
                                  <w:szCs w:val="18"/>
                                </w:rPr>
                              </m:ctrlPr>
                            </m:fPr>
                            <m:num>
                              <m:r>
                                <w:rPr>
                                  <w:rFonts w:ascii="Cambria Math" w:hAnsi="Cambria Math" w:cs="Arial"/>
                                  <w:sz w:val="18"/>
                                  <w:szCs w:val="18"/>
                                </w:rPr>
                                <m:t>dz</m:t>
                              </m:r>
                            </m:num>
                            <m:den>
                              <m:r>
                                <w:rPr>
                                  <w:rFonts w:ascii="Cambria Math" w:hAnsi="Cambria Math" w:cs="Arial"/>
                                  <w:sz w:val="18"/>
                                  <w:szCs w:val="18"/>
                                </w:rPr>
                                <m:t>d</m:t>
                              </m:r>
                              <m:sSub>
                                <m:sSubPr>
                                  <m:ctrlPr>
                                    <w:rPr>
                                      <w:rFonts w:ascii="Cambria Math" w:hAnsi="Cambria Math" w:cs="Arial"/>
                                      <w:i/>
                                      <w:sz w:val="18"/>
                                      <w:szCs w:val="18"/>
                                    </w:rPr>
                                  </m:ctrlPr>
                                </m:sSubPr>
                                <m:e>
                                  <m:r>
                                    <w:rPr>
                                      <w:rFonts w:ascii="Cambria Math" w:hAnsi="Cambria Math" w:cs="Arial"/>
                                      <w:sz w:val="18"/>
                                      <w:szCs w:val="18"/>
                                    </w:rPr>
                                    <m:t>q</m:t>
                                  </m:r>
                                </m:e>
                                <m:sub>
                                  <m:r>
                                    <w:rPr>
                                      <w:rFonts w:ascii="Cambria Math" w:hAnsi="Cambria Math" w:cs="Arial"/>
                                      <w:sz w:val="18"/>
                                      <w:szCs w:val="18"/>
                                    </w:rPr>
                                    <m:t>n</m:t>
                                  </m:r>
                                </m:sub>
                              </m:sSub>
                            </m:den>
                          </m:f>
                        </m:e>
                      </m:mr>
                    </m:m>
                  </m:e>
                </m:d>
              </m:oMath>
            </m:oMathPara>
          </w:p>
        </w:tc>
        <w:tc>
          <w:tcPr>
            <w:tcW w:w="445" w:type="dxa"/>
            <w:vAlign w:val="center"/>
          </w:tcPr>
          <w:p w14:paraId="2446199B" w14:textId="0B7E11A9" w:rsidR="00C61A5D" w:rsidRPr="00C9351C" w:rsidRDefault="00C61A5D" w:rsidP="00815162">
            <w:pPr>
              <w:pStyle w:val="BodyTextIndent"/>
              <w:spacing w:after="60"/>
              <w:ind w:firstLine="0"/>
              <w:jc w:val="right"/>
              <w:rPr>
                <w:kern w:val="0"/>
                <w:sz w:val="24"/>
                <w:szCs w:val="24"/>
              </w:rPr>
            </w:pPr>
            <w:r w:rsidRPr="00C9351C">
              <w:rPr>
                <w:kern w:val="0"/>
                <w:sz w:val="24"/>
                <w:szCs w:val="24"/>
              </w:rPr>
              <w:t>(</w:t>
            </w:r>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2</w:t>
            </w:r>
            <w:r w:rsidRPr="00C9351C">
              <w:rPr>
                <w:kern w:val="0"/>
                <w:sz w:val="24"/>
                <w:szCs w:val="24"/>
              </w:rPr>
              <w:fldChar w:fldCharType="end"/>
            </w:r>
            <w:r w:rsidRPr="00C9351C">
              <w:rPr>
                <w:kern w:val="0"/>
                <w:sz w:val="24"/>
                <w:szCs w:val="24"/>
              </w:rPr>
              <w:t>)</w:t>
            </w:r>
          </w:p>
        </w:tc>
      </w:tr>
    </w:tbl>
    <w:p w14:paraId="21B247B7" w14:textId="77777777" w:rsidR="000A526F" w:rsidRDefault="000A526F" w:rsidP="00FD2EF6">
      <w:pPr>
        <w:ind w:firstLine="360"/>
      </w:pPr>
    </w:p>
    <w:p w14:paraId="7F0877AE" w14:textId="66BBD310" w:rsidR="00DB2F6C" w:rsidRDefault="00F435BF" w:rsidP="00FD2EF6">
      <w:pPr>
        <w:ind w:firstLine="360"/>
      </w:pPr>
      <w:r w:rsidRPr="00F435BF">
        <w:t>The maximum end effector velocit</w:t>
      </w:r>
      <w:r w:rsidR="005C3F32">
        <w:t>ies</w:t>
      </w:r>
      <w:r w:rsidRPr="00F435BF">
        <w:t xml:space="preserve"> at the time the robot enters and exits the OPV are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C61A5D" w14:paraId="699D6264" w14:textId="77777777" w:rsidTr="001A468D">
        <w:tc>
          <w:tcPr>
            <w:tcW w:w="4675" w:type="dxa"/>
          </w:tcPr>
          <w:p w14:paraId="528D4DDE" w14:textId="001996E2" w:rsidR="00C61A5D" w:rsidRDefault="00DC69D6" w:rsidP="005213F3">
            <w:pPr>
              <w:pStyle w:val="BodyTextIndent"/>
              <w:spacing w:before="60" w:after="60"/>
              <w:ind w:firstLine="0"/>
              <w:rPr>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v</m:t>
                    </m:r>
                  </m:e>
                  <m:sub>
                    <m:r>
                      <w:rPr>
                        <w:rFonts w:ascii="Cambria Math" w:hAnsi="Cambria Math" w:cs="Arial"/>
                        <w:sz w:val="18"/>
                        <w:szCs w:val="18"/>
                      </w:rPr>
                      <m:t>s</m:t>
                    </m:r>
                  </m:sub>
                </m:sSub>
                <m:r>
                  <w:rPr>
                    <w:rFonts w:ascii="Cambria Math" w:hAnsi="Cambria Math" w:cs="Arial"/>
                    <w:sz w:val="18"/>
                    <w:szCs w:val="18"/>
                  </w:rPr>
                  <m:t>= J</m:t>
                </m:r>
                <m:d>
                  <m:dPr>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q</m:t>
                        </m:r>
                      </m:e>
                      <m:sub>
                        <m:r>
                          <w:rPr>
                            <w:rFonts w:ascii="Cambria Math" w:hAnsi="Cambria Math" w:cs="Arial"/>
                            <w:sz w:val="18"/>
                            <w:szCs w:val="18"/>
                          </w:rPr>
                          <m:t>s</m:t>
                        </m:r>
                      </m:sub>
                    </m:sSub>
                  </m:e>
                </m:d>
                <m:sSub>
                  <m:sSubPr>
                    <m:ctrlPr>
                      <w:rPr>
                        <w:rFonts w:ascii="Cambria Math" w:hAnsi="Cambria Math" w:cs="Arial"/>
                        <w:i/>
                        <w:sz w:val="18"/>
                        <w:szCs w:val="18"/>
                      </w:rPr>
                    </m:ctrlPr>
                  </m:sSubPr>
                  <m:e>
                    <m:acc>
                      <m:accPr>
                        <m:chr m:val="̇"/>
                        <m:ctrlPr>
                          <w:rPr>
                            <w:rFonts w:ascii="Cambria Math" w:hAnsi="Cambria Math" w:cs="Arial"/>
                            <w:i/>
                            <w:sz w:val="18"/>
                            <w:szCs w:val="18"/>
                          </w:rPr>
                        </m:ctrlPr>
                      </m:accPr>
                      <m:e>
                        <m:r>
                          <w:rPr>
                            <w:rFonts w:ascii="Cambria Math" w:hAnsi="Cambria Math" w:cs="Arial"/>
                            <w:sz w:val="18"/>
                            <w:szCs w:val="18"/>
                          </w:rPr>
                          <m:t>q</m:t>
                        </m:r>
                      </m:e>
                    </m:acc>
                  </m:e>
                  <m:sub>
                    <m:r>
                      <w:rPr>
                        <w:rFonts w:ascii="Cambria Math" w:hAnsi="Cambria Math" w:cs="Arial"/>
                        <w:sz w:val="18"/>
                        <w:szCs w:val="18"/>
                      </w:rPr>
                      <m:t>max</m:t>
                    </m:r>
                  </m:sub>
                </m:sSub>
                <m:r>
                  <w:rPr>
                    <w:rFonts w:ascii="Cambria Math" w:hAnsi="Cambria Math"/>
                    <w:sz w:val="18"/>
                    <w:szCs w:val="18"/>
                  </w:rPr>
                  <m:t>,  s=</m:t>
                </m:r>
                <m:d>
                  <m:dPr>
                    <m:begChr m:val="{"/>
                    <m:endChr m:val="}"/>
                    <m:ctrlPr>
                      <w:rPr>
                        <w:rFonts w:ascii="Cambria Math" w:hAnsi="Cambria Math"/>
                        <w:i/>
                        <w:sz w:val="18"/>
                        <w:szCs w:val="18"/>
                      </w:rPr>
                    </m:ctrlPr>
                  </m:dPr>
                  <m:e>
                    <m:r>
                      <w:rPr>
                        <w:rFonts w:ascii="Cambria Math" w:hAnsi="Cambria Math"/>
                        <w:sz w:val="18"/>
                        <w:szCs w:val="18"/>
                      </w:rPr>
                      <m:t>entry, exit, max</m:t>
                    </m:r>
                  </m:e>
                </m:d>
              </m:oMath>
            </m:oMathPara>
          </w:p>
        </w:tc>
        <w:tc>
          <w:tcPr>
            <w:tcW w:w="445" w:type="dxa"/>
            <w:vAlign w:val="center"/>
          </w:tcPr>
          <w:p w14:paraId="11F11ACA" w14:textId="642B8687" w:rsidR="00C61A5D" w:rsidRPr="00C9351C" w:rsidRDefault="00C61A5D" w:rsidP="00FC4AAE">
            <w:pPr>
              <w:pStyle w:val="BodyTextIndent"/>
              <w:spacing w:before="60" w:after="60"/>
              <w:ind w:firstLine="0"/>
              <w:jc w:val="right"/>
              <w:rPr>
                <w:kern w:val="0"/>
                <w:sz w:val="24"/>
                <w:szCs w:val="24"/>
              </w:rPr>
            </w:pPr>
            <w:r w:rsidRPr="00C9351C">
              <w:rPr>
                <w:kern w:val="0"/>
                <w:sz w:val="24"/>
                <w:szCs w:val="24"/>
              </w:rPr>
              <w:t>(</w:t>
            </w:r>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3</w:t>
            </w:r>
            <w:r w:rsidRPr="00C9351C">
              <w:rPr>
                <w:kern w:val="0"/>
                <w:sz w:val="24"/>
                <w:szCs w:val="24"/>
              </w:rPr>
              <w:fldChar w:fldCharType="end"/>
            </w:r>
            <w:r w:rsidRPr="00C9351C">
              <w:rPr>
                <w:kern w:val="0"/>
                <w:sz w:val="24"/>
                <w:szCs w:val="24"/>
              </w:rPr>
              <w:t>)</w:t>
            </w:r>
          </w:p>
        </w:tc>
      </w:tr>
    </w:tbl>
    <w:p w14:paraId="422F4B1E" w14:textId="3FAECAEC" w:rsidR="00650213" w:rsidRPr="00986C22" w:rsidRDefault="008F4D43" w:rsidP="00986C22">
      <w:pPr>
        <w:pStyle w:val="BodyTextIndent"/>
        <w:ind w:firstLine="0"/>
        <w:rPr>
          <w:sz w:val="18"/>
          <w:szCs w:val="18"/>
          <w:highlight w:val="yellow"/>
        </w:rPr>
      </w:pPr>
      <w:r w:rsidRPr="00087757">
        <w:t xml:space="preserve">where </w:t>
      </w:r>
      <m:oMath>
        <m:sSub>
          <m:sSubPr>
            <m:ctrlPr>
              <w:rPr>
                <w:rFonts w:ascii="Cambria Math" w:hAnsi="Cambria Math" w:cs="Arial"/>
                <w:i/>
              </w:rPr>
            </m:ctrlPr>
          </m:sSubPr>
          <m:e>
            <m:r>
              <w:rPr>
                <w:rFonts w:ascii="Cambria Math" w:hAnsi="Cambria Math" w:cs="Arial"/>
              </w:rPr>
              <m:t>q</m:t>
            </m:r>
          </m:e>
          <m:sub>
            <m:r>
              <w:rPr>
                <w:rFonts w:ascii="Cambria Math" w:hAnsi="Cambria Math" w:cs="Arial"/>
              </w:rPr>
              <m:t>entry</m:t>
            </m:r>
          </m:sub>
        </m:sSub>
      </m:oMath>
      <w:r w:rsidR="00F50C47" w:rsidRPr="00087757">
        <w:t xml:space="preserve"> </w:t>
      </w:r>
      <w:r w:rsidR="00B2619B" w:rsidRPr="00087757">
        <w:t xml:space="preserve">is the vector of joint </w:t>
      </w:r>
      <w:r w:rsidR="00EF52CA">
        <w:t>variable</w:t>
      </w:r>
      <w:r w:rsidR="00F37319">
        <w:t xml:space="preserve"> value</w:t>
      </w:r>
      <w:r w:rsidR="00EF52CA">
        <w:t>s</w:t>
      </w:r>
      <w:r w:rsidR="00EF52CA" w:rsidRPr="00087757">
        <w:t xml:space="preserve"> </w:t>
      </w:r>
      <w:r w:rsidR="00EA54E6" w:rsidRPr="00087757">
        <w:t xml:space="preserve">at the point when the robot enters the OPV, </w:t>
      </w:r>
      <m:oMath>
        <m:sSub>
          <m:sSubPr>
            <m:ctrlPr>
              <w:rPr>
                <w:rFonts w:ascii="Cambria Math" w:hAnsi="Cambria Math" w:cs="Arial"/>
                <w:i/>
              </w:rPr>
            </m:ctrlPr>
          </m:sSubPr>
          <m:e>
            <m:r>
              <w:rPr>
                <w:rFonts w:ascii="Cambria Math" w:hAnsi="Cambria Math" w:cs="Arial"/>
              </w:rPr>
              <m:t>q</m:t>
            </m:r>
          </m:e>
          <m:sub>
            <m:r>
              <w:rPr>
                <w:rFonts w:ascii="Cambria Math" w:hAnsi="Cambria Math" w:cs="Arial"/>
              </w:rPr>
              <m:t>exit</m:t>
            </m:r>
          </m:sub>
        </m:sSub>
      </m:oMath>
      <w:r w:rsidR="00EA54E6" w:rsidRPr="00087757">
        <w:t xml:space="preserve"> is the vector of joint </w:t>
      </w:r>
      <w:r w:rsidR="00A249AE">
        <w:lastRenderedPageBreak/>
        <w:t>variable</w:t>
      </w:r>
      <w:r w:rsidR="00A32398">
        <w:t xml:space="preserve"> value</w:t>
      </w:r>
      <w:r w:rsidR="00A249AE">
        <w:t>s</w:t>
      </w:r>
      <w:r w:rsidR="00A249AE" w:rsidRPr="00087757">
        <w:t xml:space="preserve"> </w:t>
      </w:r>
      <w:r w:rsidR="00EA54E6" w:rsidRPr="00087757">
        <w:t xml:space="preserve">at the point when the robot exits the OPV, and </w:t>
      </w:r>
      <m:oMath>
        <m:sSub>
          <m:sSubPr>
            <m:ctrlPr>
              <w:rPr>
                <w:rFonts w:ascii="Cambria Math" w:hAnsi="Cambria Math" w:cs="Arial"/>
                <w:i/>
              </w:rPr>
            </m:ctrlPr>
          </m:sSubPr>
          <m:e>
            <m:r>
              <w:rPr>
                <w:rFonts w:ascii="Cambria Math" w:hAnsi="Cambria Math" w:cs="Arial"/>
              </w:rPr>
              <m:t>q</m:t>
            </m:r>
          </m:e>
          <m:sub>
            <m:r>
              <w:rPr>
                <w:rFonts w:ascii="Cambria Math" w:hAnsi="Cambria Math" w:cs="Arial"/>
              </w:rPr>
              <m:t>max</m:t>
            </m:r>
          </m:sub>
        </m:sSub>
      </m:oMath>
      <w:r w:rsidR="006E3D3B" w:rsidRPr="00087757">
        <w:t xml:space="preserve"> </w:t>
      </w:r>
      <w:r w:rsidR="003B57F7" w:rsidRPr="00087757">
        <w:t xml:space="preserve">is the vector of joint </w:t>
      </w:r>
      <w:r w:rsidR="00A249AE">
        <w:t>variable</w:t>
      </w:r>
      <w:r w:rsidR="001D3A5A">
        <w:t xml:space="preserve"> value</w:t>
      </w:r>
      <w:r w:rsidR="000B6622">
        <w:t xml:space="preserve">s that can </w:t>
      </w:r>
      <w:r w:rsidR="00BB1D0E">
        <w:t>maximize the</w:t>
      </w:r>
      <w:r w:rsidR="00E80805">
        <w:t xml:space="preserve"> end effector</w:t>
      </w:r>
      <w:r w:rsidR="000B6622">
        <w:t xml:space="preserve"> linear velocity</w:t>
      </w:r>
      <w:r w:rsidR="001A468D" w:rsidRPr="00986C22">
        <w:t>.</w:t>
      </w:r>
      <w:r w:rsidR="00986C22" w:rsidRPr="00986C22">
        <w:t xml:space="preserve"> </w:t>
      </w:r>
      <w:r w:rsidR="00CB4CED" w:rsidRPr="00A30682">
        <w:t xml:space="preserve">The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q</m:t>
                </m:r>
              </m:e>
            </m:acc>
          </m:e>
          <m:sub>
            <m:r>
              <w:rPr>
                <w:rFonts w:ascii="Cambria Math" w:hAnsi="Cambria Math" w:cs="Arial"/>
              </w:rPr>
              <m:t>max</m:t>
            </m:r>
          </m:sub>
        </m:sSub>
      </m:oMath>
      <w:r w:rsidR="00CB4CED" w:rsidRPr="00A30682">
        <w:t xml:space="preserve"> is a column vector of the </w:t>
      </w:r>
      <w:r w:rsidR="00731121" w:rsidRPr="00A30682">
        <w:t>robot’s</w:t>
      </w:r>
      <w:r w:rsidR="00CB4CED" w:rsidRPr="00A30682">
        <w:t xml:space="preserve"> maximum joint velocities</w:t>
      </w:r>
      <w:r w:rsidR="00CF0FA0">
        <w:t xml:space="preserve">. </w:t>
      </w:r>
      <w:r w:rsidR="00986C22" w:rsidRPr="00986C22">
        <w:t xml:space="preserve">When considering the velocity of the end effector, the </w:t>
      </w:r>
      <w:r w:rsidR="00F4242F" w:rsidRPr="00986C22">
        <w:t>worst-case</w:t>
      </w:r>
      <w:r w:rsidR="00986C22" w:rsidRPr="00986C22">
        <w:t xml:space="preserve"> scenario for getting out of a risky situation would be to consider the velocity </w:t>
      </w:r>
      <m:oMath>
        <m:sSub>
          <m:sSubPr>
            <m:ctrlPr>
              <w:rPr>
                <w:rFonts w:ascii="Cambria Math" w:hAnsi="Cambria Math" w:cs="Arial"/>
                <w:i/>
              </w:rPr>
            </m:ctrlPr>
          </m:sSubPr>
          <m:e>
            <m:r>
              <w:rPr>
                <w:rFonts w:ascii="Cambria Math" w:hAnsi="Cambria Math" w:cs="Arial"/>
              </w:rPr>
              <m:t>v</m:t>
            </m:r>
          </m:e>
          <m:sub>
            <m:r>
              <w:rPr>
                <w:rFonts w:ascii="Cambria Math" w:hAnsi="Cambria Math" w:cs="Arial"/>
              </w:rPr>
              <m:t>entry</m:t>
            </m:r>
          </m:sub>
        </m:sSub>
      </m:oMath>
      <w:r w:rsidR="00986C22" w:rsidRPr="00986C22">
        <w:t xml:space="preserve"> or </w:t>
      </w:r>
      <m:oMath>
        <m:sSub>
          <m:sSubPr>
            <m:ctrlPr>
              <w:rPr>
                <w:rFonts w:ascii="Cambria Math" w:hAnsi="Cambria Math" w:cs="Arial"/>
                <w:i/>
              </w:rPr>
            </m:ctrlPr>
          </m:sSubPr>
          <m:e>
            <m:r>
              <w:rPr>
                <w:rFonts w:ascii="Cambria Math" w:hAnsi="Cambria Math" w:cs="Arial"/>
              </w:rPr>
              <m:t>v</m:t>
            </m:r>
          </m:e>
          <m:sub>
            <m:r>
              <w:rPr>
                <w:rFonts w:ascii="Cambria Math" w:hAnsi="Cambria Math" w:cs="Arial"/>
              </w:rPr>
              <m:t>exit</m:t>
            </m:r>
          </m:sub>
        </m:sSub>
      </m:oMath>
      <w:r w:rsidR="00986C22" w:rsidRPr="00986C22">
        <w:t xml:space="preserve"> which has the smallest norm, defined as </w:t>
      </w:r>
      <m:oMath>
        <m:sSub>
          <m:sSubPr>
            <m:ctrlPr>
              <w:rPr>
                <w:rFonts w:ascii="Cambria Math" w:hAnsi="Cambria Math"/>
                <w:i/>
              </w:rPr>
            </m:ctrlPr>
          </m:sSubPr>
          <m:e>
            <m:r>
              <w:rPr>
                <w:rFonts w:ascii="Cambria Math" w:hAnsi="Cambria Math"/>
              </w:rPr>
              <m:t>v</m:t>
            </m:r>
          </m:e>
          <m:sub>
            <m:r>
              <w:rPr>
                <w:rFonts w:ascii="Cambria Math" w:hAnsi="Cambria Math"/>
              </w:rPr>
              <m:t>OPV</m:t>
            </m:r>
          </m:sub>
        </m:sSub>
      </m:oMath>
      <w:r w:rsidR="00986C22" w:rsidRPr="00986C2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927212" w14:paraId="7FC288A9" w14:textId="77777777" w:rsidTr="00986C22">
        <w:tc>
          <w:tcPr>
            <w:tcW w:w="4675" w:type="dxa"/>
          </w:tcPr>
          <w:p w14:paraId="41D72665" w14:textId="646280FD" w:rsidR="00927212" w:rsidRDefault="00DC69D6" w:rsidP="005213F3">
            <w:pPr>
              <w:pStyle w:val="BodyTextIndent"/>
              <w:spacing w:before="60"/>
              <w:ind w:firstLine="0"/>
              <w:rPr>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v</m:t>
                    </m:r>
                  </m:e>
                  <m:sub>
                    <m:r>
                      <w:rPr>
                        <w:rFonts w:ascii="Cambria Math" w:hAnsi="Cambria Math" w:cs="Arial"/>
                        <w:sz w:val="18"/>
                        <w:szCs w:val="18"/>
                      </w:rPr>
                      <m:t>OPV</m:t>
                    </m:r>
                  </m:sub>
                </m:sSub>
                <m:r>
                  <w:rPr>
                    <w:rFonts w:ascii="Cambria Math" w:hAnsi="Cambria Math" w:cs="Arial"/>
                    <w:sz w:val="18"/>
                    <w:szCs w:val="18"/>
                  </w:rPr>
                  <m:t>≜</m:t>
                </m:r>
                <m:func>
                  <m:funcPr>
                    <m:ctrlPr>
                      <w:rPr>
                        <w:rFonts w:ascii="Cambria Math" w:hAnsi="Cambria Math" w:cs="Arial"/>
                        <w:i/>
                        <w:sz w:val="18"/>
                        <w:szCs w:val="18"/>
                      </w:rPr>
                    </m:ctrlPr>
                  </m:funcPr>
                  <m:fName>
                    <m:limLow>
                      <m:limLowPr>
                        <m:ctrlPr>
                          <w:rPr>
                            <w:rFonts w:ascii="Cambria Math" w:hAnsi="Cambria Math" w:cs="Arial"/>
                            <w:i/>
                            <w:sz w:val="18"/>
                            <w:szCs w:val="18"/>
                          </w:rPr>
                        </m:ctrlPr>
                      </m:limLowPr>
                      <m:e>
                        <m:r>
                          <m:rPr>
                            <m:sty m:val="p"/>
                          </m:rPr>
                          <w:rPr>
                            <w:rFonts w:ascii="Cambria Math" w:hAnsi="Cambria Math" w:cs="Arial"/>
                            <w:sz w:val="18"/>
                            <w:szCs w:val="18"/>
                          </w:rPr>
                          <m:t>arg min</m:t>
                        </m:r>
                      </m:e>
                      <m:lim>
                        <m:r>
                          <w:rPr>
                            <w:rFonts w:ascii="Cambria Math" w:hAnsi="Cambria Math" w:cs="Arial"/>
                            <w:sz w:val="18"/>
                            <w:szCs w:val="18"/>
                          </w:rPr>
                          <m:t>v=</m:t>
                        </m:r>
                        <m:sSub>
                          <m:sSubPr>
                            <m:ctrlPr>
                              <w:rPr>
                                <w:rFonts w:ascii="Cambria Math" w:hAnsi="Cambria Math" w:cs="Arial"/>
                                <w:i/>
                                <w:sz w:val="18"/>
                                <w:szCs w:val="18"/>
                              </w:rPr>
                            </m:ctrlPr>
                          </m:sSubPr>
                          <m:e>
                            <m:r>
                              <w:rPr>
                                <w:rFonts w:ascii="Cambria Math" w:hAnsi="Cambria Math" w:cs="Arial"/>
                                <w:sz w:val="18"/>
                                <w:szCs w:val="18"/>
                              </w:rPr>
                              <m:t>v</m:t>
                            </m:r>
                          </m:e>
                          <m:sub>
                            <m:r>
                              <w:rPr>
                                <w:rFonts w:ascii="Cambria Math" w:hAnsi="Cambria Math" w:cs="Arial"/>
                                <w:sz w:val="18"/>
                                <w:szCs w:val="18"/>
                              </w:rPr>
                              <m:t>entry</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v</m:t>
                            </m:r>
                          </m:e>
                          <m:sub>
                            <m:r>
                              <w:rPr>
                                <w:rFonts w:ascii="Cambria Math" w:hAnsi="Cambria Math" w:cs="Arial"/>
                                <w:sz w:val="18"/>
                                <w:szCs w:val="18"/>
                              </w:rPr>
                              <m:t>exit</m:t>
                            </m:r>
                          </m:sub>
                        </m:sSub>
                      </m:lim>
                    </m:limLow>
                  </m:fName>
                  <m:e>
                    <m:r>
                      <w:rPr>
                        <w:rFonts w:ascii="Cambria Math" w:hAnsi="Cambria Math" w:cs="Arial"/>
                        <w:sz w:val="18"/>
                        <w:szCs w:val="18"/>
                      </w:rPr>
                      <m:t>(</m:t>
                    </m:r>
                    <m:d>
                      <m:dPr>
                        <m:begChr m:val="‖"/>
                        <m:endChr m:val="‖"/>
                        <m:ctrlPr>
                          <w:rPr>
                            <w:rFonts w:ascii="Cambria Math" w:hAnsi="Cambria Math" w:cs="Arial"/>
                            <w:i/>
                            <w:sz w:val="18"/>
                            <w:szCs w:val="18"/>
                          </w:rPr>
                        </m:ctrlPr>
                      </m:dPr>
                      <m:e>
                        <m:r>
                          <w:rPr>
                            <w:rFonts w:ascii="Cambria Math" w:hAnsi="Cambria Math" w:cs="Arial"/>
                            <w:sz w:val="18"/>
                            <w:szCs w:val="18"/>
                          </w:rPr>
                          <m:t>v</m:t>
                        </m:r>
                      </m:e>
                    </m:d>
                    <m:r>
                      <w:rPr>
                        <w:rFonts w:ascii="Cambria Math" w:hAnsi="Cambria Math" w:cs="Arial"/>
                        <w:sz w:val="18"/>
                        <w:szCs w:val="18"/>
                      </w:rPr>
                      <m:t>)</m:t>
                    </m:r>
                  </m:e>
                </m:func>
              </m:oMath>
            </m:oMathPara>
          </w:p>
        </w:tc>
        <w:tc>
          <w:tcPr>
            <w:tcW w:w="445" w:type="dxa"/>
            <w:vAlign w:val="center"/>
          </w:tcPr>
          <w:p w14:paraId="75E8D1B8" w14:textId="234A927F" w:rsidR="00927212" w:rsidRPr="00C9351C" w:rsidRDefault="00927212" w:rsidP="00FC4AAE">
            <w:pPr>
              <w:pStyle w:val="BodyTextIndent"/>
              <w:spacing w:before="60"/>
              <w:ind w:firstLine="0"/>
              <w:jc w:val="right"/>
              <w:rPr>
                <w:kern w:val="0"/>
                <w:sz w:val="24"/>
                <w:szCs w:val="24"/>
              </w:rPr>
            </w:pPr>
            <w:r w:rsidRPr="00C9351C">
              <w:rPr>
                <w:kern w:val="0"/>
                <w:sz w:val="24"/>
                <w:szCs w:val="24"/>
              </w:rPr>
              <w:t>(</w:t>
            </w:r>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4</w:t>
            </w:r>
            <w:r w:rsidRPr="00C9351C">
              <w:rPr>
                <w:kern w:val="0"/>
                <w:sz w:val="24"/>
                <w:szCs w:val="24"/>
              </w:rPr>
              <w:fldChar w:fldCharType="end"/>
            </w:r>
            <w:r w:rsidRPr="00C9351C">
              <w:rPr>
                <w:kern w:val="0"/>
                <w:sz w:val="24"/>
                <w:szCs w:val="24"/>
              </w:rPr>
              <w:t>)</w:t>
            </w:r>
          </w:p>
        </w:tc>
      </w:tr>
    </w:tbl>
    <w:p w14:paraId="3FE570BE" w14:textId="53FB2C26" w:rsidR="00544234" w:rsidRDefault="00544234" w:rsidP="00FC575B">
      <w:r w:rsidRPr="00544234">
        <w:t>Now the risk due to robot geometry at the time the robot is in the OPV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927212" w14:paraId="5060CAFC" w14:textId="77777777" w:rsidTr="00544234">
        <w:tc>
          <w:tcPr>
            <w:tcW w:w="4675" w:type="dxa"/>
          </w:tcPr>
          <w:p w14:paraId="55D47A35" w14:textId="50821B3D" w:rsidR="00927212" w:rsidRDefault="00DC69D6" w:rsidP="005213F3">
            <w:pPr>
              <w:pStyle w:val="BodyTextIndent"/>
              <w:spacing w:before="60"/>
              <w:ind w:firstLine="0"/>
              <w:rPr>
                <w:kern w:val="0"/>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1</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δ</m:t>
                    </m:r>
                  </m:e>
                  <m:sub>
                    <m:r>
                      <w:rPr>
                        <w:rFonts w:ascii="Cambria Math" w:hAnsi="Cambria Math" w:cs="Arial"/>
                        <w:sz w:val="18"/>
                        <w:szCs w:val="18"/>
                      </w:rPr>
                      <m:t>1</m:t>
                    </m:r>
                  </m:sub>
                </m:sSub>
                <m:d>
                  <m:dPr>
                    <m:ctrlPr>
                      <w:rPr>
                        <w:rFonts w:ascii="Cambria Math" w:hAnsi="Cambria Math" w:cs="Arial"/>
                        <w:i/>
                        <w:sz w:val="18"/>
                        <w:szCs w:val="18"/>
                      </w:rPr>
                    </m:ctrlPr>
                  </m:dPr>
                  <m:e>
                    <m:r>
                      <w:rPr>
                        <w:rFonts w:ascii="Cambria Math" w:hAnsi="Cambria Math" w:cs="Arial"/>
                        <w:sz w:val="18"/>
                        <w:szCs w:val="18"/>
                      </w:rPr>
                      <m:t>1-</m:t>
                    </m:r>
                    <m:f>
                      <m:fPr>
                        <m:ctrlPr>
                          <w:rPr>
                            <w:rFonts w:ascii="Cambria Math" w:hAnsi="Cambria Math" w:cs="Arial"/>
                            <w:i/>
                            <w:sz w:val="18"/>
                            <w:szCs w:val="18"/>
                          </w:rPr>
                        </m:ctrlPr>
                      </m:fPr>
                      <m:num>
                        <m:func>
                          <m:funcPr>
                            <m:ctrlPr>
                              <w:rPr>
                                <w:rFonts w:ascii="Cambria Math" w:hAnsi="Cambria Math" w:cs="Arial"/>
                                <w:i/>
                                <w:sz w:val="18"/>
                                <w:szCs w:val="18"/>
                              </w:rPr>
                            </m:ctrlPr>
                          </m:funcPr>
                          <m:fName>
                            <m:r>
                              <m:rPr>
                                <m:sty m:val="p"/>
                              </m:rPr>
                              <w:rPr>
                                <w:rFonts w:ascii="Cambria Math" w:hAnsi="Cambria Math" w:cs="Arial"/>
                                <w:sz w:val="18"/>
                                <w:szCs w:val="18"/>
                              </w:rPr>
                              <m:t>max</m:t>
                            </m:r>
                          </m:fName>
                          <m:e>
                            <m:d>
                              <m:dPr>
                                <m:ctrlPr>
                                  <w:rPr>
                                    <w:rFonts w:ascii="Cambria Math" w:hAnsi="Cambria Math" w:cs="Arial"/>
                                    <w:i/>
                                    <w:sz w:val="18"/>
                                    <w:szCs w:val="18"/>
                                  </w:rPr>
                                </m:ctrlPr>
                              </m:dPr>
                              <m:e>
                                <m:d>
                                  <m:dPr>
                                    <m:begChr m:val="‖"/>
                                    <m:endChr m:val="‖"/>
                                    <m:ctrlPr>
                                      <w:rPr>
                                        <w:rFonts w:ascii="Cambria Math" w:hAnsi="Cambria Math" w:cs="Arial"/>
                                        <w:i/>
                                        <w:sz w:val="18"/>
                                        <w:szCs w:val="18"/>
                                      </w:rPr>
                                    </m:ctrlPr>
                                  </m:dPr>
                                  <m:e>
                                    <m:sSub>
                                      <m:sSubPr>
                                        <m:ctrlPr>
                                          <w:rPr>
                                            <w:rFonts w:ascii="Cambria Math" w:hAnsi="Cambria Math" w:cs="Arial"/>
                                            <w:i/>
                                            <w:sz w:val="18"/>
                                            <w:szCs w:val="18"/>
                                          </w:rPr>
                                        </m:ctrlPr>
                                      </m:sSubPr>
                                      <m:e>
                                        <m:sSub>
                                          <m:sSubPr>
                                            <m:ctrlPr>
                                              <w:rPr>
                                                <w:rFonts w:ascii="Cambria Math" w:hAnsi="Cambria Math" w:cs="Arial"/>
                                                <w:i/>
                                                <w:sz w:val="18"/>
                                                <w:szCs w:val="18"/>
                                              </w:rPr>
                                            </m:ctrlPr>
                                          </m:sSubPr>
                                          <m:e>
                                            <m:r>
                                              <w:rPr>
                                                <w:rFonts w:ascii="Cambria Math" w:hAnsi="Cambria Math" w:cs="Arial"/>
                                                <w:sz w:val="18"/>
                                                <w:szCs w:val="18"/>
                                              </w:rPr>
                                              <m:t>v</m:t>
                                            </m:r>
                                          </m:e>
                                          <m:sub>
                                            <m:r>
                                              <w:rPr>
                                                <w:rFonts w:ascii="Cambria Math" w:hAnsi="Cambria Math" w:cs="Arial"/>
                                                <w:sz w:val="18"/>
                                                <w:szCs w:val="18"/>
                                              </w:rPr>
                                              <m:t>OPV</m:t>
                                            </m:r>
                                          </m:sub>
                                        </m:sSub>
                                      </m:e>
                                      <m:sub>
                                        <m:r>
                                          <w:rPr>
                                            <w:rFonts w:ascii="Cambria Math" w:hAnsi="Cambria Math" w:cs="Arial"/>
                                            <w:sz w:val="18"/>
                                            <w:szCs w:val="18"/>
                                          </w:rPr>
                                          <m:t>x,y</m:t>
                                        </m:r>
                                      </m:sub>
                                    </m:sSub>
                                  </m:e>
                                </m:d>
                                <m:r>
                                  <w:rPr>
                                    <w:rFonts w:ascii="Cambria Math" w:hAnsi="Cambria Math" w:cs="Arial"/>
                                    <w:sz w:val="18"/>
                                    <w:szCs w:val="18"/>
                                  </w:rPr>
                                  <m:t>,</m:t>
                                </m:r>
                                <m:d>
                                  <m:dPr>
                                    <m:begChr m:val="‖"/>
                                    <m:endChr m:val="‖"/>
                                    <m:ctrlPr>
                                      <w:rPr>
                                        <w:rFonts w:ascii="Cambria Math" w:hAnsi="Cambria Math" w:cs="Arial"/>
                                        <w:i/>
                                        <w:sz w:val="18"/>
                                        <w:szCs w:val="18"/>
                                      </w:rPr>
                                    </m:ctrlPr>
                                  </m:dPr>
                                  <m:e>
                                    <m:sSub>
                                      <m:sSubPr>
                                        <m:ctrlPr>
                                          <w:rPr>
                                            <w:rFonts w:ascii="Cambria Math" w:hAnsi="Cambria Math" w:cs="Arial"/>
                                            <w:i/>
                                            <w:sz w:val="18"/>
                                            <w:szCs w:val="18"/>
                                          </w:rPr>
                                        </m:ctrlPr>
                                      </m:sSubPr>
                                      <m:e>
                                        <m:sSub>
                                          <m:sSubPr>
                                            <m:ctrlPr>
                                              <w:rPr>
                                                <w:rFonts w:ascii="Cambria Math" w:hAnsi="Cambria Math" w:cs="Arial"/>
                                                <w:i/>
                                                <w:sz w:val="18"/>
                                                <w:szCs w:val="18"/>
                                              </w:rPr>
                                            </m:ctrlPr>
                                          </m:sSubPr>
                                          <m:e>
                                            <m:r>
                                              <w:rPr>
                                                <w:rFonts w:ascii="Cambria Math" w:hAnsi="Cambria Math" w:cs="Arial"/>
                                                <w:sz w:val="18"/>
                                                <w:szCs w:val="18"/>
                                              </w:rPr>
                                              <m:t>v</m:t>
                                            </m:r>
                                          </m:e>
                                          <m:sub>
                                            <m:r>
                                              <w:rPr>
                                                <w:rFonts w:ascii="Cambria Math" w:hAnsi="Cambria Math" w:cs="Arial"/>
                                                <w:sz w:val="18"/>
                                                <w:szCs w:val="18"/>
                                              </w:rPr>
                                              <m:t>OPV</m:t>
                                            </m:r>
                                          </m:sub>
                                        </m:sSub>
                                      </m:e>
                                      <m:sub>
                                        <m:r>
                                          <w:rPr>
                                            <w:rFonts w:ascii="Cambria Math" w:hAnsi="Cambria Math" w:cs="Arial"/>
                                            <w:sz w:val="18"/>
                                            <w:szCs w:val="18"/>
                                          </w:rPr>
                                          <m:t>z</m:t>
                                        </m:r>
                                      </m:sub>
                                    </m:sSub>
                                  </m:e>
                                </m:d>
                              </m:e>
                            </m:d>
                          </m:e>
                        </m:func>
                      </m:num>
                      <m:den>
                        <m:func>
                          <m:funcPr>
                            <m:ctrlPr>
                              <w:rPr>
                                <w:rFonts w:ascii="Cambria Math" w:hAnsi="Cambria Math" w:cs="Arial"/>
                                <w:i/>
                                <w:sz w:val="18"/>
                                <w:szCs w:val="18"/>
                              </w:rPr>
                            </m:ctrlPr>
                          </m:funcPr>
                          <m:fName>
                            <m:r>
                              <m:rPr>
                                <m:sty m:val="p"/>
                              </m:rPr>
                              <w:rPr>
                                <w:rFonts w:ascii="Cambria Math" w:hAnsi="Cambria Math" w:cs="Arial"/>
                                <w:sz w:val="18"/>
                                <w:szCs w:val="18"/>
                              </w:rPr>
                              <m:t>max</m:t>
                            </m:r>
                          </m:fName>
                          <m:e>
                            <m:d>
                              <m:dPr>
                                <m:ctrlPr>
                                  <w:rPr>
                                    <w:rFonts w:ascii="Cambria Math" w:hAnsi="Cambria Math" w:cs="Arial"/>
                                    <w:i/>
                                    <w:sz w:val="18"/>
                                    <w:szCs w:val="18"/>
                                  </w:rPr>
                                </m:ctrlPr>
                              </m:dPr>
                              <m:e>
                                <m:d>
                                  <m:dPr>
                                    <m:begChr m:val="‖"/>
                                    <m:endChr m:val="‖"/>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v</m:t>
                                        </m:r>
                                      </m:e>
                                      <m:sub>
                                        <m:sSub>
                                          <m:sSubPr>
                                            <m:ctrlPr>
                                              <w:rPr>
                                                <w:rFonts w:ascii="Cambria Math" w:hAnsi="Cambria Math" w:cs="Arial"/>
                                                <w:i/>
                                                <w:sz w:val="18"/>
                                                <w:szCs w:val="18"/>
                                              </w:rPr>
                                            </m:ctrlPr>
                                          </m:sSubPr>
                                          <m:e>
                                            <m:r>
                                              <w:rPr>
                                                <w:rFonts w:ascii="Cambria Math" w:hAnsi="Cambria Math" w:cs="Arial"/>
                                                <w:sz w:val="18"/>
                                                <w:szCs w:val="18"/>
                                              </w:rPr>
                                              <m:t>max</m:t>
                                            </m:r>
                                          </m:e>
                                          <m:sub>
                                            <m:r>
                                              <w:rPr>
                                                <w:rFonts w:ascii="Cambria Math" w:hAnsi="Cambria Math" w:cs="Arial"/>
                                                <w:sz w:val="18"/>
                                                <w:szCs w:val="18"/>
                                              </w:rPr>
                                              <m:t>x,y</m:t>
                                            </m:r>
                                          </m:sub>
                                        </m:sSub>
                                      </m:sub>
                                    </m:sSub>
                                  </m:e>
                                </m:d>
                                <m:r>
                                  <w:rPr>
                                    <w:rFonts w:ascii="Cambria Math" w:hAnsi="Cambria Math" w:cs="Arial"/>
                                    <w:sz w:val="18"/>
                                    <w:szCs w:val="18"/>
                                  </w:rPr>
                                  <m:t>,</m:t>
                                </m:r>
                                <m:d>
                                  <m:dPr>
                                    <m:begChr m:val="‖"/>
                                    <m:endChr m:val="‖"/>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v</m:t>
                                        </m:r>
                                      </m:e>
                                      <m:sub>
                                        <m:sSub>
                                          <m:sSubPr>
                                            <m:ctrlPr>
                                              <w:rPr>
                                                <w:rFonts w:ascii="Cambria Math" w:hAnsi="Cambria Math" w:cs="Arial"/>
                                                <w:sz w:val="18"/>
                                                <w:szCs w:val="18"/>
                                              </w:rPr>
                                            </m:ctrlPr>
                                          </m:sSubPr>
                                          <m:e>
                                            <m:r>
                                              <m:rPr>
                                                <m:sty m:val="p"/>
                                              </m:rPr>
                                              <w:rPr>
                                                <w:rFonts w:ascii="Cambria Math" w:hAnsi="Cambria Math" w:cs="Arial"/>
                                                <w:sz w:val="18"/>
                                                <w:szCs w:val="18"/>
                                              </w:rPr>
                                              <m:t>max</m:t>
                                            </m:r>
                                          </m:e>
                                          <m:sub>
                                            <m:r>
                                              <w:rPr>
                                                <w:rFonts w:ascii="Cambria Math" w:hAnsi="Cambria Math" w:cs="Arial"/>
                                                <w:sz w:val="18"/>
                                                <w:szCs w:val="18"/>
                                              </w:rPr>
                                              <m:t>z</m:t>
                                            </m:r>
                                          </m:sub>
                                        </m:sSub>
                                        <m:r>
                                          <w:rPr>
                                            <w:rFonts w:ascii="Cambria Math" w:hAnsi="Cambria Math" w:cs="Arial"/>
                                            <w:sz w:val="18"/>
                                            <w:szCs w:val="18"/>
                                          </w:rPr>
                                          <m:t xml:space="preserve"> </m:t>
                                        </m:r>
                                      </m:sub>
                                    </m:sSub>
                                  </m:e>
                                </m:d>
                              </m:e>
                            </m:d>
                          </m:e>
                        </m:func>
                      </m:den>
                    </m:f>
                  </m:e>
                </m:d>
                <m:r>
                  <w:rPr>
                    <w:rFonts w:ascii="Cambria Math" w:hAnsi="Cambria Math" w:cs="Arial"/>
                    <w:sz w:val="18"/>
                    <w:szCs w:val="18"/>
                  </w:rPr>
                  <m:t xml:space="preserve">. </m:t>
                </m:r>
              </m:oMath>
            </m:oMathPara>
          </w:p>
        </w:tc>
        <w:tc>
          <w:tcPr>
            <w:tcW w:w="445" w:type="dxa"/>
            <w:vAlign w:val="center"/>
          </w:tcPr>
          <w:p w14:paraId="536121F6" w14:textId="6089BE40" w:rsidR="00927212" w:rsidRPr="00C9351C" w:rsidRDefault="00927212" w:rsidP="00FC4AAE">
            <w:pPr>
              <w:pStyle w:val="BodyTextIndent"/>
              <w:spacing w:before="60"/>
              <w:ind w:firstLine="0"/>
              <w:jc w:val="right"/>
              <w:rPr>
                <w:kern w:val="0"/>
                <w:sz w:val="24"/>
                <w:szCs w:val="24"/>
              </w:rPr>
            </w:pPr>
            <w:r w:rsidRPr="00C9351C">
              <w:rPr>
                <w:kern w:val="0"/>
                <w:sz w:val="24"/>
                <w:szCs w:val="24"/>
              </w:rPr>
              <w:t>(</w:t>
            </w:r>
            <w:bookmarkStart w:id="21" w:name="eq1"/>
            <w:bookmarkStart w:id="22" w:name="eq5"/>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5</w:t>
            </w:r>
            <w:r w:rsidRPr="00C9351C">
              <w:rPr>
                <w:kern w:val="0"/>
                <w:sz w:val="24"/>
                <w:szCs w:val="24"/>
              </w:rPr>
              <w:fldChar w:fldCharType="end"/>
            </w:r>
            <w:bookmarkEnd w:id="21"/>
            <w:bookmarkEnd w:id="22"/>
            <w:r w:rsidRPr="00C9351C">
              <w:rPr>
                <w:kern w:val="0"/>
                <w:sz w:val="24"/>
                <w:szCs w:val="24"/>
              </w:rPr>
              <w:t>)</w:t>
            </w:r>
          </w:p>
        </w:tc>
      </w:tr>
    </w:tbl>
    <w:p w14:paraId="7619A2A9" w14:textId="77777777" w:rsidR="009D7758" w:rsidRDefault="009D7758" w:rsidP="009D7758">
      <w:pPr>
        <w:pStyle w:val="BodyTextIndent"/>
        <w:rPr>
          <w:highlight w:val="yellow"/>
        </w:rPr>
      </w:pPr>
    </w:p>
    <w:p w14:paraId="112A0204" w14:textId="2F9985C2" w:rsidR="00B45347" w:rsidRDefault="009D7758" w:rsidP="00FC575B">
      <w:pPr>
        <w:pStyle w:val="BodyTextIndent"/>
      </w:pPr>
      <w:r w:rsidRPr="009D7758">
        <w:t xml:space="preserve">Another factor that contributes to the risk of passage is the orientation of the obstacle pair volume relative to the manipulator.  Two obstacles could be oriented such that if the manipulator were in between the obstacles and had to re-plan its trajectory, the manipulator would have great difficulty retracting from the obstacle pair volume.  On the other hand, two obstacles could be oriented such that if the manipulator needed to get out of the OPV, a small adjustment in the joint </w:t>
      </w:r>
      <w:r w:rsidR="008108A6">
        <w:t>variables</w:t>
      </w:r>
      <w:r w:rsidR="006E2BBB" w:rsidRPr="009D7758">
        <w:t xml:space="preserve"> </w:t>
      </w:r>
      <w:r w:rsidRPr="009D7758">
        <w:t xml:space="preserve">could manipulate the robot out of the OPV.  Before defining this factor of risk, some vector and point definitions must be introduced. </w:t>
      </w:r>
      <w:r w:rsidRPr="009D7758">
        <w:rPr>
          <w:bCs/>
          <w:kern w:val="0"/>
        </w:rPr>
        <w:t xml:space="preserve"> </w:t>
      </w:r>
      <w:r w:rsidR="002C1029">
        <w:t>V</w:t>
      </w:r>
      <w:r w:rsidRPr="009D7758">
        <w:t xml:space="preserve">ectors between the </w:t>
      </w:r>
      <w:r w:rsidR="00406255" w:rsidRPr="009D7758">
        <w:t>obstacles</w:t>
      </w:r>
      <w:r w:rsidR="00406255">
        <w:t>’</w:t>
      </w:r>
      <w:r w:rsidR="00406255" w:rsidRPr="009D7758">
        <w:t xml:space="preserve"> </w:t>
      </w:r>
      <w:r w:rsidRPr="009D7758">
        <w:t>near and far keypoints are</w:t>
      </w:r>
      <w:r w:rsidR="00A6543D">
        <w:t>:</w:t>
      </w:r>
      <w:r w:rsidRPr="009D775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AB0857" w14:paraId="455AA4C8" w14:textId="77777777" w:rsidTr="00D81348">
        <w:tc>
          <w:tcPr>
            <w:tcW w:w="4675" w:type="dxa"/>
          </w:tcPr>
          <w:p w14:paraId="1B25678D" w14:textId="0F864F58" w:rsidR="00AB0857" w:rsidRDefault="00DC69D6" w:rsidP="00FC575B">
            <w:pPr>
              <w:pStyle w:val="BodyTextIndent"/>
              <w:spacing w:before="60" w:after="60"/>
              <w:ind w:firstLine="0"/>
              <w:jc w:val="center"/>
              <w:rPr>
                <w:sz w:val="18"/>
                <w:szCs w:val="18"/>
              </w:rPr>
            </w:pPr>
            <m:oMath>
              <m:sSub>
                <m:sSubPr>
                  <m:ctrlPr>
                    <w:rPr>
                      <w:rFonts w:ascii="Cambria Math" w:hAnsi="Cambria Math" w:cs="Arial"/>
                      <w:i/>
                      <w:sz w:val="18"/>
                      <w:szCs w:val="18"/>
                    </w:rPr>
                  </m:ctrlPr>
                </m:sSubPr>
                <m:e>
                  <m:acc>
                    <m:accPr>
                      <m:chr m:val="̅"/>
                      <m:ctrlPr>
                        <w:rPr>
                          <w:rFonts w:ascii="Cambria Math" w:hAnsi="Cambria Math" w:cs="Arial"/>
                          <w:i/>
                          <w:sz w:val="18"/>
                          <w:szCs w:val="18"/>
                        </w:rPr>
                      </m:ctrlPr>
                    </m:accPr>
                    <m:e>
                      <m:r>
                        <w:rPr>
                          <w:rFonts w:ascii="Cambria Math" w:hAnsi="Cambria Math" w:cs="Arial"/>
                          <w:sz w:val="18"/>
                          <w:szCs w:val="18"/>
                        </w:rPr>
                        <m:t>E</m:t>
                      </m:r>
                    </m:e>
                  </m:acc>
                </m:e>
                <m:sub>
                  <m:r>
                    <w:rPr>
                      <w:rFonts w:ascii="Cambria Math" w:hAnsi="Cambria Math" w:cs="Arial"/>
                      <w:sz w:val="18"/>
                      <w:szCs w:val="18"/>
                    </w:rPr>
                    <m:t>12n</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c</m:t>
                  </m:r>
                </m:e>
                <m:sub>
                  <m:r>
                    <w:rPr>
                      <w:rFonts w:ascii="Cambria Math" w:hAnsi="Cambria Math" w:cs="Arial"/>
                      <w:sz w:val="18"/>
                      <w:szCs w:val="18"/>
                    </w:rPr>
                    <m:t>O2n</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c</m:t>
                  </m:r>
                </m:e>
                <m:sub>
                  <m:r>
                    <w:rPr>
                      <w:rFonts w:ascii="Cambria Math" w:hAnsi="Cambria Math" w:cs="Arial"/>
                      <w:sz w:val="18"/>
                      <w:szCs w:val="18"/>
                    </w:rPr>
                    <m:t>O1n</m:t>
                  </m:r>
                </m:sub>
              </m:sSub>
            </m:oMath>
            <w:r w:rsidR="00AB0857">
              <w:rPr>
                <w:rFonts w:ascii="Verdana" w:hAnsi="Verdana"/>
                <w:sz w:val="18"/>
                <w:szCs w:val="18"/>
              </w:rPr>
              <w:t xml:space="preserve"> </w:t>
            </w:r>
            <w:r w:rsidR="00AB0857" w:rsidRPr="00DC5115">
              <w:t>and</w:t>
            </w:r>
            <w:r w:rsidR="00AB0857" w:rsidRPr="00DC5115">
              <w:rPr>
                <w:rFonts w:ascii="Verdana" w:hAnsi="Verdana"/>
              </w:rPr>
              <w:t xml:space="preserve"> </w:t>
            </w:r>
            <m:oMath>
              <m:sSub>
                <m:sSubPr>
                  <m:ctrlPr>
                    <w:rPr>
                      <w:rFonts w:ascii="Cambria Math" w:hAnsi="Cambria Math" w:cs="Arial"/>
                      <w:i/>
                      <w:sz w:val="18"/>
                      <w:szCs w:val="18"/>
                    </w:rPr>
                  </m:ctrlPr>
                </m:sSubPr>
                <m:e>
                  <m:acc>
                    <m:accPr>
                      <m:chr m:val="̅"/>
                      <m:ctrlPr>
                        <w:rPr>
                          <w:rFonts w:ascii="Cambria Math" w:hAnsi="Cambria Math" w:cs="Arial"/>
                          <w:i/>
                          <w:sz w:val="18"/>
                          <w:szCs w:val="18"/>
                        </w:rPr>
                      </m:ctrlPr>
                    </m:accPr>
                    <m:e>
                      <m:r>
                        <w:rPr>
                          <w:rFonts w:ascii="Cambria Math" w:hAnsi="Cambria Math" w:cs="Arial"/>
                          <w:sz w:val="18"/>
                          <w:szCs w:val="18"/>
                        </w:rPr>
                        <m:t>E</m:t>
                      </m:r>
                    </m:e>
                  </m:acc>
                </m:e>
                <m:sub>
                  <m:r>
                    <w:rPr>
                      <w:rFonts w:ascii="Cambria Math" w:hAnsi="Cambria Math" w:cs="Arial"/>
                      <w:sz w:val="18"/>
                      <w:szCs w:val="18"/>
                    </w:rPr>
                    <m:t>12f</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c</m:t>
                  </m:r>
                </m:e>
                <m:sub>
                  <m:r>
                    <w:rPr>
                      <w:rFonts w:ascii="Cambria Math" w:hAnsi="Cambria Math" w:cs="Arial"/>
                      <w:sz w:val="18"/>
                      <w:szCs w:val="18"/>
                    </w:rPr>
                    <m:t>O2f</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c</m:t>
                  </m:r>
                </m:e>
                <m:sub>
                  <m:r>
                    <w:rPr>
                      <w:rFonts w:ascii="Cambria Math" w:hAnsi="Cambria Math" w:cs="Arial"/>
                      <w:sz w:val="18"/>
                      <w:szCs w:val="18"/>
                    </w:rPr>
                    <m:t>O1f</m:t>
                  </m:r>
                </m:sub>
              </m:sSub>
              <m:r>
                <w:rPr>
                  <w:rFonts w:ascii="Cambria Math" w:hAnsi="Cambria Math"/>
                  <w:sz w:val="18"/>
                  <w:szCs w:val="18"/>
                </w:rPr>
                <m:t>.</m:t>
              </m:r>
            </m:oMath>
          </w:p>
        </w:tc>
        <w:tc>
          <w:tcPr>
            <w:tcW w:w="445" w:type="dxa"/>
            <w:vAlign w:val="center"/>
          </w:tcPr>
          <w:p w14:paraId="050253EF" w14:textId="3811A08B" w:rsidR="00AB0857" w:rsidRPr="00C9351C" w:rsidRDefault="00AB0857" w:rsidP="00AB0857">
            <w:pPr>
              <w:pStyle w:val="BodyTextIndent"/>
              <w:ind w:firstLine="0"/>
              <w:jc w:val="right"/>
              <w:rPr>
                <w:kern w:val="0"/>
                <w:sz w:val="24"/>
                <w:szCs w:val="24"/>
              </w:rPr>
            </w:pPr>
            <w:r w:rsidRPr="00C9351C">
              <w:rPr>
                <w:kern w:val="0"/>
                <w:sz w:val="24"/>
                <w:szCs w:val="24"/>
              </w:rPr>
              <w:t>(</w:t>
            </w:r>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6</w:t>
            </w:r>
            <w:r w:rsidRPr="00C9351C">
              <w:rPr>
                <w:kern w:val="0"/>
                <w:sz w:val="24"/>
                <w:szCs w:val="24"/>
              </w:rPr>
              <w:fldChar w:fldCharType="end"/>
            </w:r>
            <w:r w:rsidRPr="00C9351C">
              <w:rPr>
                <w:kern w:val="0"/>
                <w:sz w:val="24"/>
                <w:szCs w:val="24"/>
              </w:rPr>
              <w:t>)</w:t>
            </w:r>
          </w:p>
        </w:tc>
      </w:tr>
    </w:tbl>
    <w:p w14:paraId="66A371CB" w14:textId="27D0A426" w:rsidR="00221BE8" w:rsidRDefault="00052144" w:rsidP="00FC575B">
      <w:r w:rsidRPr="00052144">
        <w:t xml:space="preserve">In </w:t>
      </w:r>
      <w:r w:rsidR="0073086A">
        <w:t>Fig.</w:t>
      </w:r>
      <w:r w:rsidRPr="00052144">
        <w:t xml:space="preserve"> </w:t>
      </w:r>
      <w:r w:rsidR="00E220AC" w:rsidRPr="00A94814">
        <w:fldChar w:fldCharType="begin"/>
      </w:r>
      <w:r w:rsidR="00E220AC" w:rsidRPr="00A94814">
        <w:instrText xml:space="preserve"> REF _Ref56865293 \h \# "0" \* MERGEFORMAT </w:instrText>
      </w:r>
      <w:r w:rsidR="00E220AC" w:rsidRPr="00A94814">
        <w:fldChar w:fldCharType="separate"/>
      </w:r>
      <w:r w:rsidR="0053008A">
        <w:t>3</w:t>
      </w:r>
      <w:r w:rsidR="00E220AC" w:rsidRPr="00A94814">
        <w:fldChar w:fldCharType="end"/>
      </w:r>
      <w:r w:rsidRPr="00052144">
        <w:t xml:space="preserve">, the points </w:t>
      </w:r>
      <m:oMath>
        <m:sSub>
          <m:sSubPr>
            <m:ctrlPr>
              <w:rPr>
                <w:rFonts w:ascii="Cambria Math" w:hAnsi="Cambria Math"/>
                <w:i/>
              </w:rPr>
            </m:ctrlPr>
          </m:sSubPr>
          <m:e>
            <m:r>
              <w:rPr>
                <w:rFonts w:ascii="Cambria Math" w:hAnsi="Cambria Math"/>
              </w:rPr>
              <m:t>c</m:t>
            </m:r>
          </m:e>
          <m:sub>
            <m:r>
              <w:rPr>
                <w:rFonts w:ascii="Cambria Math" w:hAnsi="Cambria Math"/>
              </w:rPr>
              <m:t>O1n</m:t>
            </m:r>
          </m:sub>
        </m:sSub>
      </m:oMath>
      <w:r w:rsidRPr="00052144">
        <w:t xml:space="preserve"> and </w:t>
      </w:r>
      <m:oMath>
        <m:sSub>
          <m:sSubPr>
            <m:ctrlPr>
              <w:rPr>
                <w:rFonts w:ascii="Cambria Math" w:hAnsi="Cambria Math"/>
                <w:i/>
              </w:rPr>
            </m:ctrlPr>
          </m:sSubPr>
          <m:e>
            <m:r>
              <w:rPr>
                <w:rFonts w:ascii="Cambria Math" w:hAnsi="Cambria Math"/>
              </w:rPr>
              <m:t>c</m:t>
            </m:r>
          </m:e>
          <m:sub>
            <m:r>
              <w:rPr>
                <w:rFonts w:ascii="Cambria Math" w:hAnsi="Cambria Math"/>
              </w:rPr>
              <m:t>O2n</m:t>
            </m:r>
          </m:sub>
        </m:sSub>
      </m:oMath>
      <w:r w:rsidRPr="00052144">
        <w:t xml:space="preserve"> are nearest to the robot base and  </w:t>
      </w:r>
      <m:oMath>
        <m:sSub>
          <m:sSubPr>
            <m:ctrlPr>
              <w:rPr>
                <w:rFonts w:ascii="Cambria Math" w:hAnsi="Cambria Math"/>
                <w:i/>
              </w:rPr>
            </m:ctrlPr>
          </m:sSubPr>
          <m:e>
            <m:r>
              <w:rPr>
                <w:rFonts w:ascii="Cambria Math" w:hAnsi="Cambria Math"/>
              </w:rPr>
              <m:t>c</m:t>
            </m:r>
          </m:e>
          <m:sub>
            <m:r>
              <w:rPr>
                <w:rFonts w:ascii="Cambria Math" w:hAnsi="Cambria Math"/>
              </w:rPr>
              <m:t>O1f</m:t>
            </m:r>
          </m:sub>
        </m:sSub>
      </m:oMath>
      <w:r w:rsidRPr="00052144">
        <w:t xml:space="preserve"> and </w:t>
      </w:r>
      <m:oMath>
        <m:sSub>
          <m:sSubPr>
            <m:ctrlPr>
              <w:rPr>
                <w:rFonts w:ascii="Cambria Math" w:hAnsi="Cambria Math"/>
                <w:i/>
              </w:rPr>
            </m:ctrlPr>
          </m:sSubPr>
          <m:e>
            <m:r>
              <w:rPr>
                <w:rFonts w:ascii="Cambria Math" w:hAnsi="Cambria Math"/>
              </w:rPr>
              <m:t>c</m:t>
            </m:r>
          </m:e>
          <m:sub>
            <m:r>
              <w:rPr>
                <w:rFonts w:ascii="Cambria Math" w:hAnsi="Cambria Math"/>
              </w:rPr>
              <m:t>O2f</m:t>
            </m:r>
          </m:sub>
        </m:sSub>
      </m:oMath>
      <w:r w:rsidRPr="00052144">
        <w:t xml:space="preserve"> are farthest from the robot base.  The midpoints of </w:t>
      </w:r>
      <w:r w:rsidR="00343D52">
        <w:t>Eq. (6)</w:t>
      </w:r>
      <w:r w:rsidR="00343D52" w:rsidRPr="00052144">
        <w:t xml:space="preserve"> </w:t>
      </w:r>
      <w:r w:rsidRPr="00052144">
        <w:t xml:space="preserve">vectors are defined as </w:t>
      </w:r>
      <m:oMath>
        <m:sSub>
          <m:sSubPr>
            <m:ctrlPr>
              <w:rPr>
                <w:rFonts w:ascii="Cambria Math" w:hAnsi="Cambria Math" w:cs="Arial"/>
                <w:i/>
              </w:rPr>
            </m:ctrlPr>
          </m:sSubPr>
          <m:e>
            <m:r>
              <w:rPr>
                <w:rFonts w:ascii="Cambria Math" w:hAnsi="Cambria Math" w:cs="Arial"/>
              </w:rPr>
              <m:t>mp</m:t>
            </m:r>
          </m:e>
          <m:sub>
            <m:r>
              <w:rPr>
                <w:rFonts w:ascii="Cambria Math" w:hAnsi="Cambria Math" w:cs="Arial"/>
              </w:rPr>
              <m:t>E12n</m:t>
            </m:r>
          </m:sub>
        </m:sSub>
      </m:oMath>
      <w:r w:rsidRPr="00052144">
        <w:t xml:space="preserve"> being the midpoint of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12n</m:t>
            </m:r>
          </m:sub>
        </m:sSub>
      </m:oMath>
      <w:r w:rsidRPr="00052144">
        <w:t xml:space="preserve"> and </w:t>
      </w:r>
      <m:oMath>
        <m:sSub>
          <m:sSubPr>
            <m:ctrlPr>
              <w:rPr>
                <w:rFonts w:ascii="Cambria Math" w:hAnsi="Cambria Math" w:cs="Arial"/>
                <w:i/>
              </w:rPr>
            </m:ctrlPr>
          </m:sSubPr>
          <m:e>
            <m:r>
              <w:rPr>
                <w:rFonts w:ascii="Cambria Math" w:hAnsi="Cambria Math" w:cs="Arial"/>
              </w:rPr>
              <m:t>mp</m:t>
            </m:r>
          </m:e>
          <m:sub>
            <m:r>
              <w:rPr>
                <w:rFonts w:ascii="Cambria Math" w:hAnsi="Cambria Math" w:cs="Arial"/>
              </w:rPr>
              <m:t>E12f</m:t>
            </m:r>
          </m:sub>
        </m:sSub>
      </m:oMath>
      <w:r w:rsidRPr="00052144">
        <w:t xml:space="preserve"> being the midpoint of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12f</m:t>
            </m:r>
          </m:sub>
        </m:sSub>
      </m:oMath>
      <w:r w:rsidRPr="00221BE8">
        <w:t>.</w:t>
      </w:r>
      <w:r w:rsidR="00221BE8" w:rsidRPr="00221BE8">
        <w:t xml:space="preserve"> Now the risk factor due to the orientation of the OPV relative to the manipulator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AB0857" w14:paraId="63286646" w14:textId="77777777" w:rsidTr="00D81348">
        <w:tc>
          <w:tcPr>
            <w:tcW w:w="4675" w:type="dxa"/>
          </w:tcPr>
          <w:p w14:paraId="2C57FF9D" w14:textId="4267D491" w:rsidR="00AB0857" w:rsidRDefault="00DC69D6" w:rsidP="005213F3">
            <w:pPr>
              <w:pStyle w:val="BodyTextIndent"/>
              <w:spacing w:before="60" w:after="60"/>
              <w:ind w:firstLine="0"/>
              <w:rPr>
                <w:kern w:val="0"/>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2</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δ</m:t>
                    </m:r>
                  </m:e>
                  <m:sub>
                    <m:r>
                      <w:rPr>
                        <w:rFonts w:ascii="Cambria Math" w:hAnsi="Cambria Math" w:cs="Arial"/>
                        <w:sz w:val="18"/>
                        <w:szCs w:val="18"/>
                      </w:rPr>
                      <m:t>2</m:t>
                    </m:r>
                  </m:sub>
                </m:sSub>
                <m:d>
                  <m:dPr>
                    <m:ctrlPr>
                      <w:rPr>
                        <w:rFonts w:ascii="Cambria Math" w:hAnsi="Cambria Math" w:cs="Arial"/>
                        <w:i/>
                        <w:sz w:val="18"/>
                        <w:szCs w:val="18"/>
                      </w:rPr>
                    </m:ctrlPr>
                  </m:dPr>
                  <m:e>
                    <m:r>
                      <w:rPr>
                        <w:rFonts w:ascii="Cambria Math" w:hAnsi="Cambria Math" w:cs="Arial"/>
                        <w:sz w:val="18"/>
                        <w:szCs w:val="18"/>
                      </w:rPr>
                      <m:t>1-</m:t>
                    </m:r>
                    <m:f>
                      <m:fPr>
                        <m:ctrlPr>
                          <w:rPr>
                            <w:rFonts w:ascii="Cambria Math" w:hAnsi="Cambria Math" w:cs="Arial"/>
                            <w:i/>
                            <w:sz w:val="18"/>
                            <w:szCs w:val="18"/>
                          </w:rPr>
                        </m:ctrlPr>
                      </m:fPr>
                      <m:num>
                        <m:d>
                          <m:dPr>
                            <m:begChr m:val="|"/>
                            <m:endChr m:val="|"/>
                            <m:ctrlPr>
                              <w:rPr>
                                <w:rFonts w:ascii="Cambria Math" w:hAnsi="Cambria Math" w:cs="Arial"/>
                                <w:i/>
                                <w:sz w:val="18"/>
                                <w:szCs w:val="18"/>
                              </w:rPr>
                            </m:ctrlPr>
                          </m:dPr>
                          <m:e>
                            <m:d>
                              <m:dPr>
                                <m:ctrlPr>
                                  <w:rPr>
                                    <w:rFonts w:ascii="Cambria Math" w:hAnsi="Cambria Math" w:cs="Arial"/>
                                    <w:sz w:val="18"/>
                                    <w:szCs w:val="18"/>
                                  </w:rPr>
                                </m:ctrlPr>
                              </m:dPr>
                              <m:e>
                                <m:sSub>
                                  <m:sSubPr>
                                    <m:ctrlPr>
                                      <w:rPr>
                                        <w:rFonts w:ascii="Cambria Math" w:hAnsi="Cambria Math" w:cs="Arial"/>
                                        <w:i/>
                                        <w:sz w:val="18"/>
                                        <w:szCs w:val="18"/>
                                      </w:rPr>
                                    </m:ctrlPr>
                                  </m:sSubPr>
                                  <m:e>
                                    <m:r>
                                      <w:rPr>
                                        <w:rFonts w:ascii="Cambria Math" w:hAnsi="Cambria Math" w:cs="Arial"/>
                                        <w:sz w:val="18"/>
                                        <w:szCs w:val="18"/>
                                      </w:rPr>
                                      <m:t>mp</m:t>
                                    </m:r>
                                  </m:e>
                                  <m:sub>
                                    <m:r>
                                      <w:rPr>
                                        <w:rFonts w:ascii="Cambria Math" w:hAnsi="Cambria Math" w:cs="Arial"/>
                                        <w:sz w:val="18"/>
                                        <w:szCs w:val="18"/>
                                      </w:rPr>
                                      <m:t>E12f</m:t>
                                    </m:r>
                                  </m:sub>
                                </m:sSub>
                                <m:r>
                                  <m:rPr>
                                    <m:sty m:val="p"/>
                                  </m:rP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mp</m:t>
                                    </m:r>
                                  </m:e>
                                  <m:sub>
                                    <m:r>
                                      <w:rPr>
                                        <w:rFonts w:ascii="Cambria Math" w:hAnsi="Cambria Math" w:cs="Arial"/>
                                        <w:sz w:val="18"/>
                                        <w:szCs w:val="18"/>
                                      </w:rPr>
                                      <m:t>E12n</m:t>
                                    </m:r>
                                  </m:sub>
                                </m:sSub>
                                <m:r>
                                  <m:rPr>
                                    <m:sty m:val="p"/>
                                  </m:rPr>
                                  <w:rPr>
                                    <w:rFonts w:ascii="Cambria Math" w:hAnsi="Cambria Math" w:cs="Arial"/>
                                    <w:sz w:val="18"/>
                                    <w:szCs w:val="18"/>
                                  </w:rPr>
                                  <m:t xml:space="preserve"> </m:t>
                                </m:r>
                              </m:e>
                            </m:d>
                            <m:r>
                              <w:rPr>
                                <w:rFonts w:ascii="Cambria Math" w:hAnsi="Cambria Math" w:cs="Arial"/>
                                <w:sz w:val="18"/>
                                <w:szCs w:val="18"/>
                              </w:rPr>
                              <m:t>⋅</m:t>
                            </m:r>
                            <m:d>
                              <m:dPr>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mp</m:t>
                                    </m:r>
                                  </m:e>
                                  <m:sub>
                                    <m:r>
                                      <w:rPr>
                                        <w:rFonts w:ascii="Cambria Math" w:hAnsi="Cambria Math" w:cs="Arial"/>
                                        <w:sz w:val="18"/>
                                        <w:szCs w:val="18"/>
                                      </w:rPr>
                                      <m:t>E12n</m:t>
                                    </m:r>
                                  </m:sub>
                                </m:sSub>
                                <m:r>
                                  <w:rPr>
                                    <w:rFonts w:ascii="Cambria Math" w:hAnsi="Cambria Math" w:cs="Arial"/>
                                    <w:sz w:val="18"/>
                                    <w:szCs w:val="18"/>
                                  </w:rPr>
                                  <m:t>-0</m:t>
                                </m:r>
                              </m:e>
                            </m:d>
                          </m:e>
                        </m:d>
                      </m:num>
                      <m:den>
                        <m:d>
                          <m:dPr>
                            <m:begChr m:val="‖"/>
                            <m:endChr m:val="‖"/>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mp</m:t>
                                </m:r>
                              </m:e>
                              <m:sub>
                                <m:r>
                                  <w:rPr>
                                    <w:rFonts w:ascii="Cambria Math" w:hAnsi="Cambria Math" w:cs="Arial"/>
                                    <w:sz w:val="18"/>
                                    <w:szCs w:val="18"/>
                                  </w:rPr>
                                  <m:t>E12f</m:t>
                                </m:r>
                              </m:sub>
                            </m:sSub>
                            <m:r>
                              <m:rPr>
                                <m:sty m:val="p"/>
                              </m:rP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mp</m:t>
                                </m:r>
                              </m:e>
                              <m:sub>
                                <m:r>
                                  <w:rPr>
                                    <w:rFonts w:ascii="Cambria Math" w:hAnsi="Cambria Math" w:cs="Arial"/>
                                    <w:sz w:val="18"/>
                                    <w:szCs w:val="18"/>
                                  </w:rPr>
                                  <m:t>E12n</m:t>
                                </m:r>
                              </m:sub>
                            </m:sSub>
                          </m:e>
                        </m:d>
                        <m:d>
                          <m:dPr>
                            <m:begChr m:val="‖"/>
                            <m:endChr m:val="‖"/>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mp</m:t>
                                </m:r>
                              </m:e>
                              <m:sub>
                                <m:r>
                                  <w:rPr>
                                    <w:rFonts w:ascii="Cambria Math" w:hAnsi="Cambria Math" w:cs="Arial"/>
                                    <w:sz w:val="18"/>
                                    <w:szCs w:val="18"/>
                                  </w:rPr>
                                  <m:t>E12n</m:t>
                                </m:r>
                              </m:sub>
                            </m:sSub>
                            <m:r>
                              <w:rPr>
                                <w:rFonts w:ascii="Cambria Math" w:hAnsi="Cambria Math" w:cs="Arial"/>
                                <w:sz w:val="18"/>
                                <w:szCs w:val="18"/>
                              </w:rPr>
                              <m:t>-0</m:t>
                            </m:r>
                          </m:e>
                        </m:d>
                      </m:den>
                    </m:f>
                  </m:e>
                </m:d>
              </m:oMath>
            </m:oMathPara>
          </w:p>
        </w:tc>
        <w:tc>
          <w:tcPr>
            <w:tcW w:w="445" w:type="dxa"/>
            <w:vAlign w:val="center"/>
          </w:tcPr>
          <w:p w14:paraId="46F5EA40" w14:textId="57328817" w:rsidR="00AB0857" w:rsidRPr="00C9351C" w:rsidRDefault="00AB0857" w:rsidP="00FC4AAE">
            <w:pPr>
              <w:pStyle w:val="BodyTextIndent"/>
              <w:spacing w:before="60" w:after="60"/>
              <w:ind w:firstLine="0"/>
              <w:jc w:val="right"/>
              <w:rPr>
                <w:kern w:val="0"/>
                <w:sz w:val="24"/>
                <w:szCs w:val="24"/>
              </w:rPr>
            </w:pPr>
            <w:r w:rsidRPr="00C9351C">
              <w:rPr>
                <w:kern w:val="0"/>
                <w:sz w:val="24"/>
                <w:szCs w:val="24"/>
              </w:rPr>
              <w:t>(</w:t>
            </w:r>
            <w:bookmarkStart w:id="23" w:name="eqn6"/>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7</w:t>
            </w:r>
            <w:r w:rsidRPr="00C9351C">
              <w:rPr>
                <w:kern w:val="0"/>
                <w:sz w:val="24"/>
                <w:szCs w:val="24"/>
              </w:rPr>
              <w:fldChar w:fldCharType="end"/>
            </w:r>
            <w:bookmarkEnd w:id="23"/>
            <w:r w:rsidRPr="00C9351C">
              <w:rPr>
                <w:kern w:val="0"/>
                <w:sz w:val="24"/>
                <w:szCs w:val="24"/>
              </w:rPr>
              <w:t>)</w:t>
            </w:r>
          </w:p>
        </w:tc>
      </w:tr>
    </w:tbl>
    <w:p w14:paraId="27F899AA" w14:textId="7F54664D" w:rsidR="00E032CF" w:rsidRPr="00100824" w:rsidRDefault="00E032CF" w:rsidP="00FC575B">
      <w:pPr>
        <w:pStyle w:val="BodyTextIndent"/>
        <w:ind w:firstLine="0"/>
      </w:pPr>
      <w:r w:rsidRPr="00100824">
        <w:t>The</w:t>
      </w:r>
      <w:r w:rsidR="00D4431A" w:rsidRPr="00100824">
        <w:t xml:space="preserve"> right</w:t>
      </w:r>
      <w:r w:rsidR="000801D2">
        <w:t xml:space="preserve"> side</w:t>
      </w:r>
      <w:r w:rsidR="000801D2" w:rsidRPr="00100824">
        <w:t xml:space="preserve"> </w:t>
      </w:r>
      <w:r w:rsidR="00F32849" w:rsidRPr="00100824">
        <w:t xml:space="preserve">of </w:t>
      </w:r>
      <w:r w:rsidR="00543BE8">
        <w:t>Eq</w:t>
      </w:r>
      <w:r w:rsidR="00F32849" w:rsidRPr="00100824">
        <w:t xml:space="preserve">. </w:t>
      </w:r>
      <w:r w:rsidR="00D574D0">
        <w:t>(</w:t>
      </w:r>
      <w:r w:rsidR="001C738F" w:rsidRPr="00100824">
        <w:fldChar w:fldCharType="begin"/>
      </w:r>
      <w:r w:rsidR="001C738F" w:rsidRPr="00100824">
        <w:instrText xml:space="preserve"> REF eqn6 \h </w:instrText>
      </w:r>
      <w:r w:rsidR="00A51C9D" w:rsidRPr="00100824">
        <w:instrText xml:space="preserve"> \* MERGEFORMAT </w:instrText>
      </w:r>
      <w:r w:rsidR="001C738F" w:rsidRPr="00100824">
        <w:fldChar w:fldCharType="separate"/>
      </w:r>
      <w:ins w:id="24" w:author="Flowers,Jared" w:date="2021-03-20T21:27:00Z">
        <w:r w:rsidR="0053008A" w:rsidRPr="0053008A">
          <w:rPr>
            <w:noProof/>
            <w:kern w:val="0"/>
            <w:rPrChange w:id="25" w:author="Flowers,Jared" w:date="2021-03-20T21:27:00Z">
              <w:rPr>
                <w:noProof/>
                <w:kern w:val="0"/>
                <w:sz w:val="24"/>
                <w:szCs w:val="24"/>
              </w:rPr>
            </w:rPrChange>
          </w:rPr>
          <w:t>7</w:t>
        </w:r>
      </w:ins>
      <w:del w:id="26" w:author="Flowers,Jared" w:date="2021-03-20T21:27:00Z">
        <w:r w:rsidR="005548FC" w:rsidRPr="00702E0F" w:rsidDel="0053008A">
          <w:rPr>
            <w:noProof/>
            <w:kern w:val="0"/>
          </w:rPr>
          <w:delText>7</w:delText>
        </w:r>
      </w:del>
      <w:r w:rsidR="001C738F" w:rsidRPr="00100824">
        <w:fldChar w:fldCharType="end"/>
      </w:r>
      <w:r w:rsidR="00D574D0">
        <w:t>)</w:t>
      </w:r>
      <w:r w:rsidR="00A51C9D" w:rsidRPr="00100824">
        <w:t>, subtracted from one is the cosine of the angle between</w:t>
      </w:r>
      <w:r w:rsidR="002D3A55" w:rsidRPr="00100824">
        <w:t xml:space="preserve"> the vectors formed by </w:t>
      </w:r>
      <m:oMath>
        <m:sSub>
          <m:sSubPr>
            <m:ctrlPr>
              <w:rPr>
                <w:rFonts w:ascii="Cambria Math" w:hAnsi="Cambria Math" w:cs="Arial"/>
                <w:i/>
              </w:rPr>
            </m:ctrlPr>
          </m:sSubPr>
          <m:e>
            <m:r>
              <w:rPr>
                <w:rFonts w:ascii="Cambria Math" w:hAnsi="Cambria Math" w:cs="Arial"/>
              </w:rPr>
              <m:t>mp</m:t>
            </m:r>
          </m:e>
          <m:sub>
            <m:r>
              <w:rPr>
                <w:rFonts w:ascii="Cambria Math" w:hAnsi="Cambria Math" w:cs="Arial"/>
              </w:rPr>
              <m:t>E12f</m:t>
            </m:r>
          </m:sub>
        </m:sSub>
        <m:r>
          <m:rPr>
            <m:sty m:val="p"/>
          </m:rPr>
          <w:rPr>
            <w:rFonts w:ascii="Cambria Math" w:hAnsi="Cambria Math" w:cs="Arial"/>
          </w:rPr>
          <m:t>-</m:t>
        </m:r>
        <m:sSub>
          <m:sSubPr>
            <m:ctrlPr>
              <w:rPr>
                <w:rFonts w:ascii="Cambria Math" w:hAnsi="Cambria Math" w:cs="Arial"/>
                <w:i/>
              </w:rPr>
            </m:ctrlPr>
          </m:sSubPr>
          <m:e>
            <m:r>
              <w:rPr>
                <w:rFonts w:ascii="Cambria Math" w:hAnsi="Cambria Math" w:cs="Arial"/>
              </w:rPr>
              <m:t>mp</m:t>
            </m:r>
          </m:e>
          <m:sub>
            <m:r>
              <w:rPr>
                <w:rFonts w:ascii="Cambria Math" w:hAnsi="Cambria Math" w:cs="Arial"/>
              </w:rPr>
              <m:t>E12n</m:t>
            </m:r>
          </m:sub>
        </m:sSub>
      </m:oMath>
      <w:r w:rsidR="002D3A55" w:rsidRPr="00100824">
        <w:t xml:space="preserve"> and </w:t>
      </w:r>
      <m:oMath>
        <m:sSub>
          <m:sSubPr>
            <m:ctrlPr>
              <w:rPr>
                <w:rFonts w:ascii="Cambria Math" w:hAnsi="Cambria Math" w:cs="Arial"/>
                <w:i/>
              </w:rPr>
            </m:ctrlPr>
          </m:sSubPr>
          <m:e>
            <m:r>
              <w:rPr>
                <w:rFonts w:ascii="Cambria Math" w:hAnsi="Cambria Math" w:cs="Arial"/>
              </w:rPr>
              <m:t>mp</m:t>
            </m:r>
          </m:e>
          <m:sub>
            <m:r>
              <w:rPr>
                <w:rFonts w:ascii="Cambria Math" w:hAnsi="Cambria Math" w:cs="Arial"/>
              </w:rPr>
              <m:t>E12n</m:t>
            </m:r>
          </m:sub>
        </m:sSub>
        <m:r>
          <w:rPr>
            <w:rFonts w:ascii="Cambria Math" w:hAnsi="Cambria Math" w:cs="Arial"/>
          </w:rPr>
          <m:t>-0</m:t>
        </m:r>
      </m:oMath>
      <w:r w:rsidR="002D3A55" w:rsidRPr="00100824">
        <w:t>.</w:t>
      </w:r>
      <w:r w:rsidR="00F32849" w:rsidRPr="00100824">
        <w:t xml:space="preserve"> </w:t>
      </w:r>
      <w:r w:rsidR="00D8775D">
        <w:t xml:space="preserve"> </w:t>
      </w:r>
      <w:r w:rsidR="00946E27">
        <w:t xml:space="preserve">Point </w:t>
      </w:r>
      <w:r w:rsidR="00CD5C75">
        <w:t>0</w:t>
      </w:r>
      <w:r w:rsidR="00946E27">
        <w:t xml:space="preserve"> </w:t>
      </w:r>
      <w:r w:rsidR="00CD5C75">
        <w:t xml:space="preserve">is </w:t>
      </w:r>
      <w:r w:rsidR="00946E27">
        <w:t>the l</w:t>
      </w:r>
      <w:r w:rsidR="00D8775D" w:rsidRPr="00D8775D">
        <w:t>ocation of the robot</w:t>
      </w:r>
      <w:r w:rsidR="00946E27">
        <w:t>’s</w:t>
      </w:r>
      <w:r w:rsidR="00D8775D" w:rsidRPr="00D8775D">
        <w:t xml:space="preserve"> base.  </w:t>
      </w:r>
      <w:r w:rsidR="006D12A6">
        <w:t xml:space="preserve">When </w:t>
      </w:r>
      <w:r w:rsidR="00D64A59">
        <w:t>th</w:t>
      </w:r>
      <w:r w:rsidR="00861C01">
        <w:t>e</w:t>
      </w:r>
      <w:r w:rsidR="00D64A59">
        <w:t>se two vectors are perpendicular</w:t>
      </w:r>
      <w:r w:rsidR="00D3440A">
        <w:t xml:space="preserve"> as opposed to parallel, then the robot </w:t>
      </w:r>
      <w:r w:rsidR="00DF04C4">
        <w:t>require</w:t>
      </w:r>
      <w:r w:rsidR="0001718E">
        <w:t>s</w:t>
      </w:r>
      <w:r w:rsidR="00DF04C4">
        <w:t xml:space="preserve"> a side approach to the obstacles instead of a head on approach</w:t>
      </w:r>
      <w:r w:rsidR="00094853">
        <w:t xml:space="preserve"> in order</w:t>
      </w:r>
      <w:r w:rsidR="00587C8A">
        <w:t xml:space="preserve"> to back out </w:t>
      </w:r>
      <w:r w:rsidR="00094853">
        <w:t xml:space="preserve">from </w:t>
      </w:r>
      <w:r w:rsidR="00587C8A">
        <w:t>between the obstacles.</w:t>
      </w:r>
    </w:p>
    <w:p w14:paraId="2552D027" w14:textId="77777777" w:rsidR="00FC0EC1" w:rsidRPr="00100824" w:rsidRDefault="00FC0EC1" w:rsidP="00FC0EC1">
      <w:pPr>
        <w:pStyle w:val="BodyTextIndent"/>
      </w:pPr>
    </w:p>
    <w:p w14:paraId="7A6B2947" w14:textId="47BC6E74" w:rsidR="006D0EC0" w:rsidRPr="00100824" w:rsidRDefault="00FC0EC1" w:rsidP="00FC0EC1">
      <w:pPr>
        <w:pStyle w:val="BodyTextIndent"/>
      </w:pPr>
      <w:r w:rsidRPr="00100824">
        <w:t>Another more obvious contribution to the risk of passing between obstacles in the future is</w:t>
      </w:r>
      <w:r w:rsidR="00423039">
        <w:t xml:space="preserve"> the</w:t>
      </w:r>
      <w:r w:rsidRPr="00100824">
        <w:t xml:space="preserve"> time until the volume between the obstacles is too small to allow passage, or in other words, the rate of collapse of the OPV.  An OPV might be sufficiently large so there is no risk of passage at one time step, but at that time step the velocities of the points </w:t>
      </w:r>
      <m:oMath>
        <m:sSub>
          <m:sSubPr>
            <m:ctrlPr>
              <w:rPr>
                <w:rFonts w:ascii="Cambria Math" w:hAnsi="Cambria Math" w:cs="Arial"/>
                <w:i/>
              </w:rPr>
            </m:ctrlPr>
          </m:sSubPr>
          <m:e>
            <m:r>
              <w:rPr>
                <w:rFonts w:ascii="Cambria Math" w:hAnsi="Cambria Math" w:cs="Arial"/>
              </w:rPr>
              <m:t>c</m:t>
            </m:r>
          </m:e>
          <m:sub>
            <m:r>
              <w:rPr>
                <w:rFonts w:ascii="Cambria Math" w:hAnsi="Cambria Math" w:cs="Arial"/>
              </w:rPr>
              <m:t>O1n</m:t>
            </m:r>
          </m:sub>
        </m:sSub>
      </m:oMath>
      <w:r w:rsidRPr="00100824">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O1f</m:t>
            </m:r>
          </m:sub>
        </m:sSub>
      </m:oMath>
      <w:r w:rsidRPr="00100824">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O2n</m:t>
            </m:r>
          </m:sub>
        </m:sSub>
      </m:oMath>
      <w:r w:rsidRPr="00100824">
        <w:t xml:space="preserve">, and </w:t>
      </w:r>
      <m:oMath>
        <m:sSub>
          <m:sSubPr>
            <m:ctrlPr>
              <w:rPr>
                <w:rFonts w:ascii="Cambria Math" w:hAnsi="Cambria Math" w:cs="Arial"/>
                <w:i/>
              </w:rPr>
            </m:ctrlPr>
          </m:sSubPr>
          <m:e>
            <m:r>
              <w:rPr>
                <w:rFonts w:ascii="Cambria Math" w:hAnsi="Cambria Math" w:cs="Arial"/>
              </w:rPr>
              <m:t>c</m:t>
            </m:r>
          </m:e>
          <m:sub>
            <m:r>
              <w:rPr>
                <w:rFonts w:ascii="Cambria Math" w:hAnsi="Cambria Math" w:cs="Arial"/>
              </w:rPr>
              <m:t>O2f</m:t>
            </m:r>
          </m:sub>
        </m:sSub>
      </m:oMath>
      <w:r w:rsidRPr="00100824">
        <w:t xml:space="preserve">  might indicate that at the next time step the OPV will be small enough that the risk of passage is too high for passage. This will be based on the velocities of the centroids at each end </w:t>
      </w:r>
      <w:r w:rsidRPr="00100824">
        <w:t xml:space="preserve">of the obstacles, </w:t>
      </w:r>
      <m:oMath>
        <m:sSub>
          <m:sSubPr>
            <m:ctrlPr>
              <w:rPr>
                <w:rFonts w:ascii="Cambria Math" w:hAnsi="Cambria Math" w:cs="Arial"/>
                <w:i/>
              </w:rPr>
            </m:ctrlPr>
          </m:sSubPr>
          <m:e>
            <m:r>
              <w:rPr>
                <w:rFonts w:ascii="Cambria Math" w:hAnsi="Cambria Math" w:cs="Arial"/>
              </w:rPr>
              <m:t>v</m:t>
            </m:r>
          </m:e>
          <m:sub>
            <m:sSub>
              <m:sSubPr>
                <m:ctrlPr>
                  <w:rPr>
                    <w:rFonts w:ascii="Cambria Math" w:hAnsi="Cambria Math" w:cs="Arial"/>
                    <w:i/>
                  </w:rPr>
                </m:ctrlPr>
              </m:sSubPr>
              <m:e>
                <m:r>
                  <w:rPr>
                    <w:rFonts w:ascii="Cambria Math" w:hAnsi="Cambria Math" w:cs="Arial"/>
                  </w:rPr>
                  <m:t>c</m:t>
                </m:r>
              </m:e>
              <m:sub>
                <m:r>
                  <w:rPr>
                    <w:rFonts w:ascii="Cambria Math" w:hAnsi="Cambria Math" w:cs="Arial"/>
                  </w:rPr>
                  <m:t>O1n</m:t>
                </m:r>
              </m:sub>
            </m:sSub>
          </m:sub>
        </m:sSub>
      </m:oMath>
      <w:r w:rsidRPr="00100824">
        <w:t xml:space="preserve">, </w:t>
      </w:r>
      <m:oMath>
        <m:sSub>
          <m:sSubPr>
            <m:ctrlPr>
              <w:rPr>
                <w:rFonts w:ascii="Cambria Math" w:hAnsi="Cambria Math" w:cs="Arial"/>
                <w:i/>
              </w:rPr>
            </m:ctrlPr>
          </m:sSubPr>
          <m:e>
            <m:r>
              <w:rPr>
                <w:rFonts w:ascii="Cambria Math" w:hAnsi="Cambria Math" w:cs="Arial"/>
              </w:rPr>
              <m:t>v</m:t>
            </m:r>
          </m:e>
          <m:sub>
            <m:sSub>
              <m:sSubPr>
                <m:ctrlPr>
                  <w:rPr>
                    <w:rFonts w:ascii="Cambria Math" w:hAnsi="Cambria Math" w:cs="Arial"/>
                    <w:i/>
                  </w:rPr>
                </m:ctrlPr>
              </m:sSubPr>
              <m:e>
                <m:r>
                  <w:rPr>
                    <w:rFonts w:ascii="Cambria Math" w:hAnsi="Cambria Math" w:cs="Arial"/>
                  </w:rPr>
                  <m:t>c</m:t>
                </m:r>
              </m:e>
              <m:sub>
                <m:r>
                  <w:rPr>
                    <w:rFonts w:ascii="Cambria Math" w:hAnsi="Cambria Math" w:cs="Arial"/>
                  </w:rPr>
                  <m:t>O2n</m:t>
                </m:r>
              </m:sub>
            </m:sSub>
          </m:sub>
        </m:sSub>
      </m:oMath>
      <w:r w:rsidRPr="00100824">
        <w:t xml:space="preserve">, </w:t>
      </w:r>
      <m:oMath>
        <m:sSub>
          <m:sSubPr>
            <m:ctrlPr>
              <w:rPr>
                <w:rFonts w:ascii="Cambria Math" w:hAnsi="Cambria Math" w:cs="Arial"/>
                <w:i/>
              </w:rPr>
            </m:ctrlPr>
          </m:sSubPr>
          <m:e>
            <m:r>
              <w:rPr>
                <w:rFonts w:ascii="Cambria Math" w:hAnsi="Cambria Math" w:cs="Arial"/>
              </w:rPr>
              <m:t>v</m:t>
            </m:r>
          </m:e>
          <m:sub>
            <m:sSub>
              <m:sSubPr>
                <m:ctrlPr>
                  <w:rPr>
                    <w:rFonts w:ascii="Cambria Math" w:hAnsi="Cambria Math" w:cs="Arial"/>
                    <w:i/>
                  </w:rPr>
                </m:ctrlPr>
              </m:sSubPr>
              <m:e>
                <m:r>
                  <w:rPr>
                    <w:rFonts w:ascii="Cambria Math" w:hAnsi="Cambria Math" w:cs="Arial"/>
                  </w:rPr>
                  <m:t>c</m:t>
                </m:r>
              </m:e>
              <m:sub>
                <m:r>
                  <w:rPr>
                    <w:rFonts w:ascii="Cambria Math" w:hAnsi="Cambria Math" w:cs="Arial"/>
                  </w:rPr>
                  <m:t>O1f</m:t>
                </m:r>
              </m:sub>
            </m:sSub>
          </m:sub>
        </m:sSub>
      </m:oMath>
      <w:r w:rsidRPr="00100824">
        <w:t xml:space="preserve">, </w:t>
      </w:r>
      <m:oMath>
        <m:sSub>
          <m:sSubPr>
            <m:ctrlPr>
              <w:rPr>
                <w:rFonts w:ascii="Cambria Math" w:hAnsi="Cambria Math" w:cs="Arial"/>
                <w:i/>
              </w:rPr>
            </m:ctrlPr>
          </m:sSubPr>
          <m:e>
            <m:r>
              <w:rPr>
                <w:rFonts w:ascii="Cambria Math" w:hAnsi="Cambria Math" w:cs="Arial"/>
              </w:rPr>
              <m:t>v</m:t>
            </m:r>
          </m:e>
          <m:sub>
            <m:sSub>
              <m:sSubPr>
                <m:ctrlPr>
                  <w:rPr>
                    <w:rFonts w:ascii="Cambria Math" w:hAnsi="Cambria Math" w:cs="Arial"/>
                    <w:i/>
                  </w:rPr>
                </m:ctrlPr>
              </m:sSubPr>
              <m:e>
                <m:r>
                  <w:rPr>
                    <w:rFonts w:ascii="Cambria Math" w:hAnsi="Cambria Math" w:cs="Arial"/>
                  </w:rPr>
                  <m:t>c</m:t>
                </m:r>
              </m:e>
              <m:sub>
                <m:r>
                  <w:rPr>
                    <w:rFonts w:ascii="Cambria Math" w:hAnsi="Cambria Math" w:cs="Arial"/>
                  </w:rPr>
                  <m:t>O1f</m:t>
                </m:r>
              </m:sub>
            </m:sSub>
          </m:sub>
        </m:sSub>
      </m:oMath>
      <w:r w:rsidRPr="00100824">
        <w:t>, as expressed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3D7C97" w:rsidRPr="00100824" w14:paraId="66222B52" w14:textId="77777777" w:rsidTr="00A53814">
        <w:trPr>
          <w:trHeight w:val="533"/>
        </w:trPr>
        <w:tc>
          <w:tcPr>
            <w:tcW w:w="4675" w:type="dxa"/>
          </w:tcPr>
          <w:p w14:paraId="43D41A0E" w14:textId="006E5739" w:rsidR="003D7C97" w:rsidRPr="00100824" w:rsidRDefault="00DC69D6" w:rsidP="005213F3">
            <w:pPr>
              <w:pStyle w:val="BodyTextIndent"/>
              <w:spacing w:before="60" w:after="60"/>
              <w:ind w:firstLine="0"/>
              <w:rPr>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v</m:t>
                    </m:r>
                  </m:e>
                  <m:sub>
                    <m:r>
                      <w:rPr>
                        <w:rFonts w:ascii="Cambria Math" w:hAnsi="Cambria Math" w:cs="Arial"/>
                        <w:sz w:val="18"/>
                        <w:szCs w:val="18"/>
                      </w:rPr>
                      <m:t>s</m:t>
                    </m:r>
                  </m:sub>
                </m:sSub>
                <m:r>
                  <w:rPr>
                    <w:rFonts w:ascii="Cambria Math" w:hAnsi="Cambria Math" w:cs="Arial"/>
                    <w:sz w:val="18"/>
                    <w:szCs w:val="18"/>
                  </w:rPr>
                  <m:t>≜</m:t>
                </m:r>
                <m:d>
                  <m:dPr>
                    <m:ctrlPr>
                      <w:rPr>
                        <w:rFonts w:ascii="Cambria Math" w:hAnsi="Cambria Math" w:cs="Arial"/>
                        <w:i/>
                        <w:sz w:val="18"/>
                        <w:szCs w:val="18"/>
                      </w:rPr>
                    </m:ctrlPr>
                  </m:dPr>
                  <m:e>
                    <m:sSub>
                      <m:sSubPr>
                        <m:ctrlPr>
                          <w:rPr>
                            <w:rFonts w:ascii="Cambria Math" w:hAnsi="Cambria Math" w:cs="Arial"/>
                            <w:i/>
                            <w:sz w:val="18"/>
                            <w:szCs w:val="18"/>
                          </w:rPr>
                        </m:ctrlPr>
                      </m:sSubPr>
                      <m:e>
                        <m:acc>
                          <m:accPr>
                            <m:chr m:val="̅"/>
                            <m:ctrlPr>
                              <w:rPr>
                                <w:rFonts w:ascii="Cambria Math" w:hAnsi="Cambria Math" w:cs="Arial"/>
                                <w:i/>
                                <w:sz w:val="18"/>
                                <w:szCs w:val="18"/>
                              </w:rPr>
                            </m:ctrlPr>
                          </m:accPr>
                          <m:e>
                            <m:r>
                              <w:rPr>
                                <w:rFonts w:ascii="Cambria Math" w:hAnsi="Cambria Math" w:cs="Arial"/>
                                <w:sz w:val="18"/>
                                <w:szCs w:val="18"/>
                              </w:rPr>
                              <m:t>v</m:t>
                            </m:r>
                          </m:e>
                        </m:acc>
                      </m:e>
                      <m:sub>
                        <m:sSub>
                          <m:sSubPr>
                            <m:ctrlPr>
                              <w:rPr>
                                <w:rFonts w:ascii="Cambria Math" w:hAnsi="Cambria Math" w:cs="Arial"/>
                                <w:i/>
                                <w:sz w:val="18"/>
                                <w:szCs w:val="18"/>
                              </w:rPr>
                            </m:ctrlPr>
                          </m:sSubPr>
                          <m:e>
                            <m:r>
                              <w:rPr>
                                <w:rFonts w:ascii="Cambria Math" w:hAnsi="Cambria Math" w:cs="Arial"/>
                                <w:sz w:val="18"/>
                                <w:szCs w:val="18"/>
                              </w:rPr>
                              <m:t>c</m:t>
                            </m:r>
                          </m:e>
                          <m:sub>
                            <m:r>
                              <w:rPr>
                                <w:rFonts w:ascii="Cambria Math" w:hAnsi="Cambria Math" w:cs="Arial"/>
                                <w:sz w:val="18"/>
                                <w:szCs w:val="18"/>
                              </w:rPr>
                              <m:t>O1s</m:t>
                            </m:r>
                          </m:sub>
                        </m:sSub>
                      </m:sub>
                    </m:sSub>
                    <m:r>
                      <w:rPr>
                        <w:rFonts w:ascii="Cambria Math" w:hAnsi="Cambria Math"/>
                        <w:sz w:val="18"/>
                        <w:szCs w:val="18"/>
                      </w:rPr>
                      <m:t>-</m:t>
                    </m:r>
                    <m:sSub>
                      <m:sSubPr>
                        <m:ctrlPr>
                          <w:rPr>
                            <w:rFonts w:ascii="Cambria Math" w:hAnsi="Cambria Math" w:cs="Arial"/>
                            <w:i/>
                            <w:sz w:val="18"/>
                            <w:szCs w:val="18"/>
                          </w:rPr>
                        </m:ctrlPr>
                      </m:sSubPr>
                      <m:e>
                        <m:acc>
                          <m:accPr>
                            <m:chr m:val="̅"/>
                            <m:ctrlPr>
                              <w:rPr>
                                <w:rFonts w:ascii="Cambria Math" w:hAnsi="Cambria Math" w:cs="Arial"/>
                                <w:i/>
                                <w:sz w:val="18"/>
                                <w:szCs w:val="18"/>
                              </w:rPr>
                            </m:ctrlPr>
                          </m:accPr>
                          <m:e>
                            <m:r>
                              <w:rPr>
                                <w:rFonts w:ascii="Cambria Math" w:hAnsi="Cambria Math" w:cs="Arial"/>
                                <w:sz w:val="18"/>
                                <w:szCs w:val="18"/>
                              </w:rPr>
                              <m:t>v</m:t>
                            </m:r>
                          </m:e>
                        </m:acc>
                      </m:e>
                      <m:sub>
                        <m:sSub>
                          <m:sSubPr>
                            <m:ctrlPr>
                              <w:rPr>
                                <w:rFonts w:ascii="Cambria Math" w:hAnsi="Cambria Math" w:cs="Arial"/>
                                <w:i/>
                                <w:sz w:val="18"/>
                                <w:szCs w:val="18"/>
                              </w:rPr>
                            </m:ctrlPr>
                          </m:sSubPr>
                          <m:e>
                            <m:r>
                              <w:rPr>
                                <w:rFonts w:ascii="Cambria Math" w:hAnsi="Cambria Math" w:cs="Arial"/>
                                <w:sz w:val="18"/>
                                <w:szCs w:val="18"/>
                              </w:rPr>
                              <m:t>c</m:t>
                            </m:r>
                          </m:e>
                          <m:sub>
                            <m:r>
                              <w:rPr>
                                <w:rFonts w:ascii="Cambria Math" w:hAnsi="Cambria Math" w:cs="Arial"/>
                                <w:sz w:val="18"/>
                                <w:szCs w:val="18"/>
                              </w:rPr>
                              <m:t>O2s</m:t>
                            </m:r>
                          </m:sub>
                        </m:sSub>
                      </m:sub>
                    </m:sSub>
                  </m:e>
                </m:d>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sSub>
                          <m:sSubPr>
                            <m:ctrlPr>
                              <w:rPr>
                                <w:rFonts w:ascii="Cambria Math" w:hAnsi="Cambria Math" w:cs="Arial"/>
                                <w:i/>
                                <w:sz w:val="18"/>
                                <w:szCs w:val="18"/>
                              </w:rPr>
                            </m:ctrlPr>
                          </m:sSubPr>
                          <m:e>
                            <m:acc>
                              <m:accPr>
                                <m:chr m:val="̅"/>
                                <m:ctrlPr>
                                  <w:rPr>
                                    <w:rFonts w:ascii="Cambria Math" w:hAnsi="Cambria Math" w:cs="Arial"/>
                                    <w:i/>
                                    <w:sz w:val="18"/>
                                    <w:szCs w:val="18"/>
                                  </w:rPr>
                                </m:ctrlPr>
                              </m:accPr>
                              <m:e>
                                <m:r>
                                  <w:rPr>
                                    <w:rFonts w:ascii="Cambria Math" w:hAnsi="Cambria Math" w:cs="Arial"/>
                                    <w:sz w:val="18"/>
                                    <w:szCs w:val="18"/>
                                  </w:rPr>
                                  <m:t>E</m:t>
                                </m:r>
                              </m:e>
                            </m:acc>
                          </m:e>
                          <m:sub>
                            <m:r>
                              <w:rPr>
                                <w:rFonts w:ascii="Cambria Math" w:hAnsi="Cambria Math" w:cs="Arial"/>
                                <w:sz w:val="18"/>
                                <w:szCs w:val="18"/>
                              </w:rPr>
                              <m:t>12</m:t>
                            </m:r>
                          </m:sub>
                        </m:sSub>
                      </m:e>
                      <m:sub>
                        <m:r>
                          <w:rPr>
                            <w:rFonts w:ascii="Cambria Math" w:hAnsi="Cambria Math" w:cs="Arial"/>
                            <w:sz w:val="18"/>
                            <w:szCs w:val="18"/>
                          </w:rPr>
                          <m:t>s</m:t>
                        </m:r>
                      </m:sub>
                    </m:sSub>
                  </m:num>
                  <m:den>
                    <m:d>
                      <m:dPr>
                        <m:begChr m:val="‖"/>
                        <m:endChr m:val="‖"/>
                        <m:ctrlPr>
                          <w:rPr>
                            <w:rFonts w:ascii="Cambria Math" w:hAnsi="Cambria Math" w:cs="Arial"/>
                            <w:i/>
                            <w:sz w:val="18"/>
                            <w:szCs w:val="18"/>
                          </w:rPr>
                        </m:ctrlPr>
                      </m:dPr>
                      <m:e>
                        <m:sSub>
                          <m:sSubPr>
                            <m:ctrlPr>
                              <w:rPr>
                                <w:rFonts w:ascii="Cambria Math" w:hAnsi="Cambria Math" w:cs="Arial"/>
                                <w:i/>
                                <w:sz w:val="18"/>
                                <w:szCs w:val="18"/>
                              </w:rPr>
                            </m:ctrlPr>
                          </m:sSubPr>
                          <m:e>
                            <m:sSub>
                              <m:sSubPr>
                                <m:ctrlPr>
                                  <w:rPr>
                                    <w:rFonts w:ascii="Cambria Math" w:hAnsi="Cambria Math" w:cs="Arial"/>
                                    <w:i/>
                                    <w:sz w:val="18"/>
                                    <w:szCs w:val="18"/>
                                  </w:rPr>
                                </m:ctrlPr>
                              </m:sSubPr>
                              <m:e>
                                <m:acc>
                                  <m:accPr>
                                    <m:chr m:val="̅"/>
                                    <m:ctrlPr>
                                      <w:rPr>
                                        <w:rFonts w:ascii="Cambria Math" w:hAnsi="Cambria Math" w:cs="Arial"/>
                                        <w:i/>
                                        <w:sz w:val="18"/>
                                        <w:szCs w:val="18"/>
                                      </w:rPr>
                                    </m:ctrlPr>
                                  </m:accPr>
                                  <m:e>
                                    <m:r>
                                      <w:rPr>
                                        <w:rFonts w:ascii="Cambria Math" w:hAnsi="Cambria Math" w:cs="Arial"/>
                                        <w:sz w:val="18"/>
                                        <w:szCs w:val="18"/>
                                      </w:rPr>
                                      <m:t>E</m:t>
                                    </m:r>
                                  </m:e>
                                </m:acc>
                              </m:e>
                              <m:sub>
                                <m:r>
                                  <w:rPr>
                                    <w:rFonts w:ascii="Cambria Math" w:hAnsi="Cambria Math" w:cs="Arial"/>
                                    <w:sz w:val="18"/>
                                    <w:szCs w:val="18"/>
                                  </w:rPr>
                                  <m:t>12</m:t>
                                </m:r>
                              </m:sub>
                            </m:sSub>
                          </m:e>
                          <m:sub>
                            <m:r>
                              <w:rPr>
                                <w:rFonts w:ascii="Cambria Math" w:hAnsi="Cambria Math" w:cs="Arial"/>
                                <w:sz w:val="18"/>
                                <w:szCs w:val="18"/>
                              </w:rPr>
                              <m:t>s</m:t>
                            </m:r>
                          </m:sub>
                        </m:sSub>
                      </m:e>
                    </m:d>
                  </m:den>
                </m:f>
                <m:r>
                  <w:rPr>
                    <w:rFonts w:ascii="Cambria Math" w:hAnsi="Cambria Math" w:cs="Arial"/>
                    <w:sz w:val="18"/>
                    <w:szCs w:val="18"/>
                  </w:rPr>
                  <m:t>,  s=</m:t>
                </m:r>
                <m:d>
                  <m:dPr>
                    <m:begChr m:val="{"/>
                    <m:endChr m:val="}"/>
                    <m:ctrlPr>
                      <w:rPr>
                        <w:rFonts w:ascii="Cambria Math" w:hAnsi="Cambria Math" w:cs="Arial"/>
                        <w:i/>
                        <w:sz w:val="18"/>
                        <w:szCs w:val="18"/>
                      </w:rPr>
                    </m:ctrlPr>
                  </m:dPr>
                  <m:e>
                    <m:r>
                      <w:rPr>
                        <w:rFonts w:ascii="Cambria Math" w:hAnsi="Cambria Math" w:cs="Arial"/>
                        <w:sz w:val="18"/>
                        <w:szCs w:val="18"/>
                      </w:rPr>
                      <m:t>n,f</m:t>
                    </m:r>
                  </m:e>
                </m:d>
              </m:oMath>
            </m:oMathPara>
          </w:p>
        </w:tc>
        <w:tc>
          <w:tcPr>
            <w:tcW w:w="445" w:type="dxa"/>
            <w:vAlign w:val="center"/>
          </w:tcPr>
          <w:p w14:paraId="3AF86407" w14:textId="76AD6EE4" w:rsidR="003D7C97" w:rsidRPr="00100824" w:rsidRDefault="003D7C97" w:rsidP="00FC4AAE">
            <w:pPr>
              <w:pStyle w:val="BodyTextIndent"/>
              <w:spacing w:before="60" w:after="60"/>
              <w:ind w:firstLine="0"/>
              <w:jc w:val="right"/>
              <w:rPr>
                <w:kern w:val="0"/>
                <w:sz w:val="24"/>
                <w:szCs w:val="24"/>
              </w:rPr>
            </w:pPr>
            <w:r w:rsidRPr="00100824">
              <w:rPr>
                <w:kern w:val="0"/>
                <w:sz w:val="24"/>
                <w:szCs w:val="24"/>
              </w:rPr>
              <w:t>(</w:t>
            </w:r>
            <w:r w:rsidRPr="00100824">
              <w:rPr>
                <w:kern w:val="0"/>
                <w:sz w:val="24"/>
                <w:szCs w:val="24"/>
              </w:rPr>
              <w:fldChar w:fldCharType="begin"/>
            </w:r>
            <w:r w:rsidRPr="00100824">
              <w:rPr>
                <w:kern w:val="0"/>
                <w:sz w:val="24"/>
                <w:szCs w:val="24"/>
              </w:rPr>
              <w:instrText xml:space="preserve"> SEQ EqNums \* MERGEFORMAT </w:instrText>
            </w:r>
            <w:r w:rsidRPr="00100824">
              <w:rPr>
                <w:kern w:val="0"/>
                <w:sz w:val="24"/>
                <w:szCs w:val="24"/>
              </w:rPr>
              <w:fldChar w:fldCharType="separate"/>
            </w:r>
            <w:r w:rsidR="0053008A">
              <w:rPr>
                <w:noProof/>
                <w:kern w:val="0"/>
                <w:sz w:val="24"/>
                <w:szCs w:val="24"/>
              </w:rPr>
              <w:t>8</w:t>
            </w:r>
            <w:r w:rsidRPr="00100824">
              <w:rPr>
                <w:kern w:val="0"/>
                <w:sz w:val="24"/>
                <w:szCs w:val="24"/>
              </w:rPr>
              <w:fldChar w:fldCharType="end"/>
            </w:r>
            <w:r w:rsidRPr="00100824">
              <w:rPr>
                <w:kern w:val="0"/>
                <w:sz w:val="24"/>
                <w:szCs w:val="24"/>
              </w:rPr>
              <w:t>)</w:t>
            </w:r>
          </w:p>
        </w:tc>
      </w:tr>
    </w:tbl>
    <w:p w14:paraId="21496C35" w14:textId="7C21E05B" w:rsidR="00FD49C0" w:rsidRPr="00AF6D22" w:rsidRDefault="00C5791A" w:rsidP="00FC575B">
      <w:pPr>
        <w:pStyle w:val="BodyTextIndent"/>
        <w:ind w:firstLine="0"/>
        <w:rPr>
          <w:highlight w:val="yellow"/>
        </w:rPr>
      </w:pPr>
      <w:r w:rsidRPr="00100824">
        <w:t>The relative velocities are projected onto the direction of the vectors between the near and far centroids of the obstacles (</w:t>
      </w:r>
      <m:oMath>
        <m:sSub>
          <m:sSubPr>
            <m:ctrlPr>
              <w:rPr>
                <w:rFonts w:ascii="Cambria Math" w:hAnsi="Cambria Math" w:cs="Arial"/>
                <w:i/>
                <w:sz w:val="18"/>
                <w:szCs w:val="18"/>
              </w:rPr>
            </m:ctrlPr>
          </m:sSubPr>
          <m:e>
            <m:sSub>
              <m:sSubPr>
                <m:ctrlPr>
                  <w:rPr>
                    <w:rFonts w:ascii="Cambria Math" w:hAnsi="Cambria Math" w:cs="Arial"/>
                    <w:i/>
                    <w:sz w:val="18"/>
                    <w:szCs w:val="18"/>
                  </w:rPr>
                </m:ctrlPr>
              </m:sSubPr>
              <m:e>
                <m:acc>
                  <m:accPr>
                    <m:chr m:val="̅"/>
                    <m:ctrlPr>
                      <w:rPr>
                        <w:rFonts w:ascii="Cambria Math" w:hAnsi="Cambria Math" w:cs="Arial"/>
                        <w:i/>
                        <w:sz w:val="18"/>
                        <w:szCs w:val="18"/>
                      </w:rPr>
                    </m:ctrlPr>
                  </m:accPr>
                  <m:e>
                    <m:r>
                      <w:rPr>
                        <w:rFonts w:ascii="Cambria Math" w:hAnsi="Cambria Math" w:cs="Arial"/>
                        <w:sz w:val="18"/>
                        <w:szCs w:val="18"/>
                      </w:rPr>
                      <m:t>E</m:t>
                    </m:r>
                  </m:e>
                </m:acc>
              </m:e>
              <m:sub>
                <m:r>
                  <w:rPr>
                    <w:rFonts w:ascii="Cambria Math" w:hAnsi="Cambria Math" w:cs="Arial"/>
                    <w:sz w:val="18"/>
                    <w:szCs w:val="18"/>
                  </w:rPr>
                  <m:t>12</m:t>
                </m:r>
              </m:sub>
            </m:sSub>
          </m:e>
          <m:sub>
            <m:r>
              <w:rPr>
                <w:rFonts w:ascii="Cambria Math" w:hAnsi="Cambria Math" w:cs="Arial"/>
                <w:sz w:val="18"/>
                <w:szCs w:val="18"/>
              </w:rPr>
              <m:t>n</m:t>
            </m:r>
          </m:sub>
        </m:sSub>
      </m:oMath>
      <w:r w:rsidRPr="00100824">
        <w:rPr>
          <w:sz w:val="18"/>
          <w:szCs w:val="18"/>
        </w:rPr>
        <w:t xml:space="preserve"> and </w:t>
      </w:r>
      <m:oMath>
        <m:sSub>
          <m:sSubPr>
            <m:ctrlPr>
              <w:rPr>
                <w:rFonts w:ascii="Cambria Math" w:hAnsi="Cambria Math" w:cs="Arial"/>
                <w:i/>
                <w:sz w:val="18"/>
                <w:szCs w:val="18"/>
              </w:rPr>
            </m:ctrlPr>
          </m:sSubPr>
          <m:e>
            <m:sSub>
              <m:sSubPr>
                <m:ctrlPr>
                  <w:rPr>
                    <w:rFonts w:ascii="Cambria Math" w:hAnsi="Cambria Math" w:cs="Arial"/>
                    <w:i/>
                    <w:sz w:val="18"/>
                    <w:szCs w:val="18"/>
                  </w:rPr>
                </m:ctrlPr>
              </m:sSubPr>
              <m:e>
                <m:acc>
                  <m:accPr>
                    <m:chr m:val="̅"/>
                    <m:ctrlPr>
                      <w:rPr>
                        <w:rFonts w:ascii="Cambria Math" w:hAnsi="Cambria Math" w:cs="Arial"/>
                        <w:i/>
                        <w:sz w:val="18"/>
                        <w:szCs w:val="18"/>
                      </w:rPr>
                    </m:ctrlPr>
                  </m:accPr>
                  <m:e>
                    <m:r>
                      <w:rPr>
                        <w:rFonts w:ascii="Cambria Math" w:hAnsi="Cambria Math" w:cs="Arial"/>
                        <w:sz w:val="18"/>
                        <w:szCs w:val="18"/>
                      </w:rPr>
                      <m:t>E</m:t>
                    </m:r>
                  </m:e>
                </m:acc>
              </m:e>
              <m:sub>
                <m:r>
                  <w:rPr>
                    <w:rFonts w:ascii="Cambria Math" w:hAnsi="Cambria Math" w:cs="Arial"/>
                    <w:sz w:val="18"/>
                    <w:szCs w:val="18"/>
                  </w:rPr>
                  <m:t>12</m:t>
                </m:r>
              </m:sub>
            </m:sSub>
          </m:e>
          <m:sub>
            <m:r>
              <w:rPr>
                <w:rFonts w:ascii="Cambria Math" w:hAnsi="Cambria Math" w:cs="Arial"/>
                <w:sz w:val="18"/>
                <w:szCs w:val="18"/>
              </w:rPr>
              <m:t>f</m:t>
            </m:r>
          </m:sub>
        </m:sSub>
      </m:oMath>
      <w:r w:rsidRPr="00100824">
        <w:rPr>
          <w:sz w:val="18"/>
          <w:szCs w:val="18"/>
        </w:rPr>
        <w:t>)</w:t>
      </w:r>
      <w:r w:rsidRPr="00100824">
        <w:t xml:space="preserve"> so that only the velocity in the direction that reduces the volume</w:t>
      </w:r>
      <w:r w:rsidR="00E37C32">
        <w:t xml:space="preserve"> </w:t>
      </w:r>
      <m:oMath>
        <m:r>
          <w:rPr>
            <w:rFonts w:ascii="Cambria Math" w:hAnsi="Cambria Math"/>
          </w:rPr>
          <m:t>(+</m:t>
        </m:r>
        <m:sSub>
          <m:sSubPr>
            <m:ctrlPr>
              <w:rPr>
                <w:rFonts w:ascii="Cambria Math" w:hAnsi="Cambria Math" w:cs="Arial"/>
                <w:i/>
                <w:sz w:val="18"/>
                <w:szCs w:val="18"/>
              </w:rPr>
            </m:ctrlPr>
          </m:sSubPr>
          <m:e>
            <m:r>
              <w:rPr>
                <w:rFonts w:ascii="Cambria Math" w:hAnsi="Cambria Math" w:cs="Arial"/>
                <w:sz w:val="18"/>
                <w:szCs w:val="18"/>
              </w:rPr>
              <m:t>v</m:t>
            </m:r>
          </m:e>
          <m:sub>
            <m:r>
              <w:rPr>
                <w:rFonts w:ascii="Cambria Math" w:hAnsi="Cambria Math" w:cs="Arial"/>
                <w:sz w:val="18"/>
                <w:szCs w:val="18"/>
              </w:rPr>
              <m:t>s</m:t>
            </m:r>
          </m:sub>
        </m:sSub>
        <m:r>
          <w:rPr>
            <w:rFonts w:ascii="Cambria Math" w:hAnsi="Cambria Math" w:cs="Arial"/>
            <w:sz w:val="18"/>
            <w:szCs w:val="18"/>
          </w:rPr>
          <m:t>)</m:t>
        </m:r>
      </m:oMath>
      <w:r w:rsidRPr="00100824">
        <w:t xml:space="preserve"> is considered. The contributions to risk due to the time until the OPV collapses enough at the near and far end of the OPV to prevent passage can be expressed by the following:</w:t>
      </w:r>
    </w:p>
    <w:tbl>
      <w:tblPr>
        <w:tblStyle w:val="TableGrid"/>
        <w:tblW w:w="5070" w:type="dxa"/>
        <w:tblCellMar>
          <w:left w:w="0" w:type="dxa"/>
          <w:right w:w="0" w:type="dxa"/>
        </w:tblCellMar>
        <w:tblLook w:val="04A0" w:firstRow="1" w:lastRow="0" w:firstColumn="1" w:lastColumn="0" w:noHBand="0" w:noVBand="1"/>
      </w:tblPr>
      <w:tblGrid>
        <w:gridCol w:w="4641"/>
        <w:gridCol w:w="58"/>
        <w:gridCol w:w="339"/>
        <w:gridCol w:w="32"/>
      </w:tblGrid>
      <w:tr w:rsidR="00905614" w14:paraId="1BDCE061" w14:textId="77777777" w:rsidTr="00F24356">
        <w:trPr>
          <w:gridAfter w:val="1"/>
          <w:wAfter w:w="33" w:type="dxa"/>
          <w:trHeight w:val="504"/>
        </w:trPr>
        <w:tc>
          <w:tcPr>
            <w:tcW w:w="4740" w:type="dxa"/>
            <w:gridSpan w:val="2"/>
            <w:tcBorders>
              <w:top w:val="nil"/>
              <w:left w:val="nil"/>
              <w:bottom w:val="nil"/>
              <w:right w:val="nil"/>
            </w:tcBorders>
          </w:tcPr>
          <w:p w14:paraId="1FE88125" w14:textId="3DFC9151" w:rsidR="003D7C97" w:rsidRDefault="00DC69D6" w:rsidP="005213F3">
            <w:pPr>
              <w:pStyle w:val="BodyTextIndent"/>
              <w:spacing w:before="60"/>
              <w:ind w:firstLine="0"/>
              <w:rPr>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t</m:t>
                    </m:r>
                  </m:e>
                  <m:sub>
                    <m:r>
                      <w:rPr>
                        <w:rFonts w:ascii="Cambria Math" w:hAnsi="Cambria Math" w:cs="Arial"/>
                        <w:sz w:val="18"/>
                        <w:szCs w:val="18"/>
                      </w:rPr>
                      <m:t>collaps</m:t>
                    </m:r>
                    <m:sSub>
                      <m:sSubPr>
                        <m:ctrlPr>
                          <w:rPr>
                            <w:rFonts w:ascii="Cambria Math" w:hAnsi="Cambria Math" w:cs="Arial"/>
                            <w:i/>
                            <w:sz w:val="18"/>
                            <w:szCs w:val="18"/>
                          </w:rPr>
                        </m:ctrlPr>
                      </m:sSubPr>
                      <m:e>
                        <m:r>
                          <w:rPr>
                            <w:rFonts w:ascii="Cambria Math" w:hAnsi="Cambria Math" w:cs="Arial"/>
                            <w:sz w:val="18"/>
                            <w:szCs w:val="18"/>
                          </w:rPr>
                          <m:t>e</m:t>
                        </m:r>
                      </m:e>
                      <m:sub>
                        <m:r>
                          <w:rPr>
                            <w:rFonts w:ascii="Cambria Math" w:hAnsi="Cambria Math" w:cs="Arial"/>
                            <w:sz w:val="18"/>
                            <w:szCs w:val="18"/>
                          </w:rPr>
                          <m:t>s</m:t>
                        </m:r>
                      </m:sub>
                    </m:sSub>
                  </m:sub>
                </m:sSub>
                <m:r>
                  <w:rPr>
                    <w:rFonts w:ascii="Cambria Math" w:hAnsi="Cambria Math" w:cs="Arial"/>
                    <w:sz w:val="18"/>
                    <w:szCs w:val="18"/>
                  </w:rPr>
                  <m:t>≜</m:t>
                </m:r>
                <m:f>
                  <m:fPr>
                    <m:ctrlPr>
                      <w:rPr>
                        <w:rFonts w:ascii="Cambria Math" w:hAnsi="Cambria Math" w:cs="Arial"/>
                        <w:i/>
                        <w:sz w:val="18"/>
                        <w:szCs w:val="18"/>
                      </w:rPr>
                    </m:ctrlPr>
                  </m:fPr>
                  <m:num>
                    <m:d>
                      <m:dPr>
                        <m:begChr m:val="‖"/>
                        <m:endChr m:val="‖"/>
                        <m:ctrlPr>
                          <w:rPr>
                            <w:rFonts w:ascii="Cambria Math" w:hAnsi="Cambria Math" w:cs="Arial"/>
                            <w:i/>
                            <w:sz w:val="18"/>
                            <w:szCs w:val="18"/>
                          </w:rPr>
                        </m:ctrlPr>
                      </m:dPr>
                      <m:e>
                        <m:sSub>
                          <m:sSubPr>
                            <m:ctrlPr>
                              <w:rPr>
                                <w:rFonts w:ascii="Cambria Math" w:hAnsi="Cambria Math" w:cs="Arial"/>
                                <w:i/>
                                <w:sz w:val="18"/>
                                <w:szCs w:val="18"/>
                              </w:rPr>
                            </m:ctrlPr>
                          </m:sSubPr>
                          <m:e>
                            <m:sSub>
                              <m:sSubPr>
                                <m:ctrlPr>
                                  <w:rPr>
                                    <w:rFonts w:ascii="Cambria Math" w:hAnsi="Cambria Math" w:cs="Arial"/>
                                    <w:i/>
                                    <w:sz w:val="18"/>
                                    <w:szCs w:val="18"/>
                                  </w:rPr>
                                </m:ctrlPr>
                              </m:sSubPr>
                              <m:e>
                                <m:acc>
                                  <m:accPr>
                                    <m:chr m:val="̅"/>
                                    <m:ctrlPr>
                                      <w:rPr>
                                        <w:rFonts w:ascii="Cambria Math" w:hAnsi="Cambria Math" w:cs="Arial"/>
                                        <w:i/>
                                        <w:sz w:val="18"/>
                                        <w:szCs w:val="18"/>
                                      </w:rPr>
                                    </m:ctrlPr>
                                  </m:accPr>
                                  <m:e>
                                    <m:r>
                                      <w:rPr>
                                        <w:rFonts w:ascii="Cambria Math" w:hAnsi="Cambria Math" w:cs="Arial"/>
                                        <w:sz w:val="18"/>
                                        <w:szCs w:val="18"/>
                                      </w:rPr>
                                      <m:t>E</m:t>
                                    </m:r>
                                  </m:e>
                                </m:acc>
                              </m:e>
                              <m:sub>
                                <m:r>
                                  <w:rPr>
                                    <w:rFonts w:ascii="Cambria Math" w:hAnsi="Cambria Math" w:cs="Arial"/>
                                    <w:sz w:val="18"/>
                                    <w:szCs w:val="18"/>
                                  </w:rPr>
                                  <m:t>12</m:t>
                                </m:r>
                              </m:sub>
                            </m:sSub>
                          </m:e>
                          <m:sub>
                            <m:r>
                              <w:rPr>
                                <w:rFonts w:ascii="Cambria Math" w:hAnsi="Cambria Math" w:cs="Arial"/>
                                <w:sz w:val="18"/>
                                <w:szCs w:val="18"/>
                              </w:rPr>
                              <m:t>s</m:t>
                            </m:r>
                          </m:sub>
                        </m:sSub>
                      </m:e>
                    </m:d>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1</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2</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robot</m:t>
                        </m:r>
                      </m:sub>
                    </m:sSub>
                  </m:num>
                  <m:den>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s</m:t>
                        </m:r>
                      </m:sub>
                    </m:sSub>
                  </m:den>
                </m:f>
                <m:r>
                  <w:rPr>
                    <w:rFonts w:ascii="Cambria Math" w:hAnsi="Cambria Math" w:cs="Arial"/>
                    <w:sz w:val="16"/>
                    <w:szCs w:val="16"/>
                  </w:rPr>
                  <m:t>,  s∈{n,f}</m:t>
                </m:r>
              </m:oMath>
            </m:oMathPara>
          </w:p>
        </w:tc>
        <w:tc>
          <w:tcPr>
            <w:tcW w:w="297" w:type="dxa"/>
            <w:tcBorders>
              <w:top w:val="nil"/>
              <w:left w:val="nil"/>
              <w:bottom w:val="nil"/>
              <w:right w:val="nil"/>
            </w:tcBorders>
            <w:vAlign w:val="center"/>
          </w:tcPr>
          <w:p w14:paraId="35AF29A1" w14:textId="427BC9B1" w:rsidR="003D7C97" w:rsidRPr="00C9351C" w:rsidRDefault="003D7C97" w:rsidP="00FC4AAE">
            <w:pPr>
              <w:pStyle w:val="BodyTextIndent"/>
              <w:spacing w:before="60"/>
              <w:ind w:firstLine="0"/>
              <w:jc w:val="right"/>
              <w:rPr>
                <w:kern w:val="0"/>
                <w:sz w:val="24"/>
                <w:szCs w:val="24"/>
              </w:rPr>
            </w:pPr>
            <w:r w:rsidRPr="00C9351C">
              <w:rPr>
                <w:kern w:val="0"/>
                <w:sz w:val="24"/>
                <w:szCs w:val="24"/>
              </w:rPr>
              <w:t>(</w:t>
            </w:r>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9</w:t>
            </w:r>
            <w:r w:rsidRPr="00C9351C">
              <w:rPr>
                <w:kern w:val="0"/>
                <w:sz w:val="24"/>
                <w:szCs w:val="24"/>
              </w:rPr>
              <w:fldChar w:fldCharType="end"/>
            </w:r>
            <w:r w:rsidRPr="00C9351C">
              <w:rPr>
                <w:kern w:val="0"/>
                <w:sz w:val="24"/>
                <w:szCs w:val="24"/>
              </w:rPr>
              <w:t>)</w:t>
            </w:r>
          </w:p>
        </w:tc>
      </w:tr>
      <w:tr w:rsidR="00905614" w14:paraId="205F9B15" w14:textId="77777777" w:rsidTr="00F24356">
        <w:trPr>
          <w:trHeight w:val="427"/>
        </w:trPr>
        <w:tc>
          <w:tcPr>
            <w:tcW w:w="4680" w:type="dxa"/>
            <w:tcBorders>
              <w:top w:val="nil"/>
              <w:left w:val="nil"/>
              <w:bottom w:val="nil"/>
              <w:right w:val="nil"/>
            </w:tcBorders>
          </w:tcPr>
          <w:p w14:paraId="0398A962" w14:textId="08B1122C" w:rsidR="003D7C97" w:rsidRDefault="00DC69D6" w:rsidP="00FC575B">
            <w:pPr>
              <w:pStyle w:val="BodyTextIndent"/>
              <w:keepNext/>
              <w:keepLines/>
              <w:spacing w:before="60"/>
              <w:ind w:firstLine="0"/>
              <w:rPr>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3,4</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δ</m:t>
                    </m:r>
                  </m:e>
                  <m:sub>
                    <m:r>
                      <w:rPr>
                        <w:rFonts w:ascii="Cambria Math" w:hAnsi="Cambria Math" w:cs="Arial"/>
                        <w:sz w:val="18"/>
                        <w:szCs w:val="18"/>
                      </w:rPr>
                      <m:t>3,4</m:t>
                    </m:r>
                  </m:sub>
                </m:sSub>
                <m:d>
                  <m:dPr>
                    <m:begChr m:val="{"/>
                    <m:endChr m:val=""/>
                    <m:ctrlPr>
                      <w:rPr>
                        <w:rFonts w:ascii="Cambria Math" w:hAnsi="Cambria Math" w:cs="Arial"/>
                        <w:i/>
                        <w:sz w:val="18"/>
                        <w:szCs w:val="18"/>
                      </w:rPr>
                    </m:ctrlPr>
                  </m:dPr>
                  <m:e>
                    <m:m>
                      <m:mPr>
                        <m:cGp m:val="8"/>
                        <m:mcs>
                          <m:mc>
                            <m:mcPr>
                              <m:count m:val="2"/>
                              <m:mcJc m:val="left"/>
                            </m:mcPr>
                          </m:mc>
                        </m:mcs>
                        <m:ctrlPr>
                          <w:rPr>
                            <w:rFonts w:ascii="Cambria Math" w:hAnsi="Cambria Math" w:cs="Arial"/>
                            <w:i/>
                            <w:sz w:val="18"/>
                            <w:szCs w:val="18"/>
                          </w:rPr>
                        </m:ctrlPr>
                      </m:mPr>
                      <m:mr>
                        <m:e>
                          <m:r>
                            <w:rPr>
                              <w:rFonts w:ascii="Cambria Math" w:hAnsi="Cambria Math" w:cs="Arial"/>
                              <w:sz w:val="18"/>
                              <w:szCs w:val="18"/>
                            </w:rPr>
                            <m:t>0</m:t>
                          </m:r>
                        </m:e>
                        <m:e>
                          <m:r>
                            <w:rPr>
                              <w:rFonts w:ascii="Cambria Math" w:hAnsi="Cambria Math" w:cs="Arial"/>
                              <w:sz w:val="18"/>
                              <w:szCs w:val="18"/>
                            </w:rPr>
                            <m:t xml:space="preserve">if </m:t>
                          </m:r>
                          <m:sSub>
                            <m:sSubPr>
                              <m:ctrlPr>
                                <w:rPr>
                                  <w:rFonts w:ascii="Cambria Math" w:hAnsi="Cambria Math" w:cs="Arial"/>
                                  <w:i/>
                                  <w:iCs/>
                                  <w:sz w:val="16"/>
                                  <w:szCs w:val="16"/>
                                </w:rPr>
                              </m:ctrlPr>
                            </m:sSubPr>
                            <m:e>
                              <m:sSub>
                                <m:sSubPr>
                                  <m:ctrlPr>
                                    <w:rPr>
                                      <w:rFonts w:ascii="Cambria Math" w:hAnsi="Cambria Math" w:cs="Arial"/>
                                      <w:i/>
                                      <w:iCs/>
                                      <w:sz w:val="16"/>
                                      <w:szCs w:val="16"/>
                                    </w:rPr>
                                  </m:ctrlPr>
                                </m:sSubPr>
                                <m:e>
                                  <m:r>
                                    <w:rPr>
                                      <w:rFonts w:ascii="Cambria Math" w:hAnsi="Cambria Math" w:cs="Arial"/>
                                      <w:sz w:val="16"/>
                                      <w:szCs w:val="16"/>
                                    </w:rPr>
                                    <m:t>t</m:t>
                                  </m:r>
                                </m:e>
                                <m:sub>
                                  <m:r>
                                    <w:rPr>
                                      <w:rFonts w:ascii="Cambria Math" w:hAnsi="Cambria Math" w:cs="Arial"/>
                                      <w:sz w:val="16"/>
                                      <w:szCs w:val="16"/>
                                    </w:rPr>
                                    <m:t>collapse</m:t>
                                  </m:r>
                                </m:sub>
                              </m:sSub>
                            </m:e>
                            <m:sub>
                              <m:r>
                                <w:rPr>
                                  <w:rFonts w:ascii="Cambria Math" w:hAnsi="Cambria Math" w:cs="Arial"/>
                                  <w:sz w:val="16"/>
                                  <w:szCs w:val="16"/>
                                </w:rPr>
                                <m:t>s</m:t>
                              </m:r>
                            </m:sub>
                          </m:sSub>
                          <m:r>
                            <w:rPr>
                              <w:rFonts w:ascii="Cambria Math" w:hAnsi="Cambria Math" w:cs="Arial"/>
                              <w:sz w:val="16"/>
                              <w:szCs w:val="16"/>
                            </w:rPr>
                            <m:t xml:space="preserve">&lt;0 or </m:t>
                          </m:r>
                          <m:sSub>
                            <m:sSubPr>
                              <m:ctrlPr>
                                <w:rPr>
                                  <w:rFonts w:ascii="Cambria Math" w:hAnsi="Cambria Math" w:cs="Arial"/>
                                  <w:i/>
                                  <w:sz w:val="16"/>
                                  <w:szCs w:val="16"/>
                                </w:rPr>
                              </m:ctrlPr>
                            </m:sSubPr>
                            <m:e>
                              <m:r>
                                <w:rPr>
                                  <w:rFonts w:ascii="Cambria Math" w:hAnsi="Cambria Math" w:cs="Arial"/>
                                  <w:sz w:val="16"/>
                                  <w:szCs w:val="16"/>
                                </w:rPr>
                                <m:t>v</m:t>
                              </m:r>
                            </m:e>
                            <m:sub>
                              <m:r>
                                <w:rPr>
                                  <w:rFonts w:ascii="Cambria Math" w:hAnsi="Cambria Math" w:cs="Arial"/>
                                  <w:sz w:val="16"/>
                                  <w:szCs w:val="16"/>
                                </w:rPr>
                                <m:t>s</m:t>
                              </m:r>
                            </m:sub>
                          </m:sSub>
                          <m:r>
                            <w:rPr>
                              <w:rFonts w:ascii="Cambria Math" w:hAnsi="Cambria Math" w:cs="Arial"/>
                              <w:sz w:val="16"/>
                              <w:szCs w:val="16"/>
                            </w:rPr>
                            <m:t>=0</m:t>
                          </m:r>
                          <m:ctrlPr>
                            <w:rPr>
                              <w:rFonts w:ascii="Cambria Math" w:eastAsia="Cambria Math" w:hAnsi="Cambria Math" w:cs="Cambria Math"/>
                              <w:i/>
                              <w:sz w:val="18"/>
                              <w:szCs w:val="18"/>
                            </w:rPr>
                          </m:ctrlPr>
                        </m:e>
                      </m:mr>
                      <m:mr>
                        <m:e>
                          <m:r>
                            <w:rPr>
                              <w:rFonts w:ascii="Cambria Math" w:hAnsi="Cambria Math" w:cs="Arial"/>
                              <w:sz w:val="18"/>
                              <w:szCs w:val="18"/>
                            </w:rPr>
                            <m:t>1-</m:t>
                          </m:r>
                          <m:f>
                            <m:fPr>
                              <m:ctrlPr>
                                <w:rPr>
                                  <w:rFonts w:ascii="Cambria Math" w:hAnsi="Cambria Math" w:cs="Arial"/>
                                  <w:i/>
                                  <w:sz w:val="18"/>
                                  <w:szCs w:val="18"/>
                                </w:rPr>
                              </m:ctrlPr>
                            </m:fPr>
                            <m:num>
                              <m:sSub>
                                <m:sSubPr>
                                  <m:ctrlPr>
                                    <w:rPr>
                                      <w:rFonts w:ascii="Cambria Math" w:hAnsi="Cambria Math" w:cs="Arial"/>
                                      <w:i/>
                                      <w:iCs/>
                                      <w:sz w:val="16"/>
                                      <w:szCs w:val="16"/>
                                    </w:rPr>
                                  </m:ctrlPr>
                                </m:sSubPr>
                                <m:e>
                                  <m:r>
                                    <w:rPr>
                                      <w:rFonts w:ascii="Cambria Math" w:hAnsi="Cambria Math" w:cs="Arial"/>
                                      <w:sz w:val="16"/>
                                      <w:szCs w:val="16"/>
                                    </w:rPr>
                                    <m:t>t</m:t>
                                  </m:r>
                                </m:e>
                                <m:sub>
                                  <m:r>
                                    <w:rPr>
                                      <w:rFonts w:ascii="Cambria Math" w:hAnsi="Cambria Math" w:cs="Arial"/>
                                      <w:sz w:val="16"/>
                                      <w:szCs w:val="16"/>
                                    </w:rPr>
                                    <m:t>entry</m:t>
                                  </m:r>
                                </m:sub>
                              </m:sSub>
                              <m:r>
                                <w:rPr>
                                  <w:rFonts w:ascii="Cambria Math" w:hAnsi="Cambria Math" w:cs="Arial"/>
                                  <w:sz w:val="16"/>
                                  <w:szCs w:val="16"/>
                                </w:rPr>
                                <m:t>-</m:t>
                              </m:r>
                              <m:sSub>
                                <m:sSubPr>
                                  <m:ctrlPr>
                                    <w:rPr>
                                      <w:rFonts w:ascii="Cambria Math" w:hAnsi="Cambria Math" w:cs="Arial"/>
                                      <w:i/>
                                      <w:iCs/>
                                      <w:sz w:val="16"/>
                                      <w:szCs w:val="16"/>
                                    </w:rPr>
                                  </m:ctrlPr>
                                </m:sSubPr>
                                <m:e>
                                  <m:sSub>
                                    <m:sSubPr>
                                      <m:ctrlPr>
                                        <w:rPr>
                                          <w:rFonts w:ascii="Cambria Math" w:hAnsi="Cambria Math" w:cs="Arial"/>
                                          <w:i/>
                                          <w:iCs/>
                                          <w:sz w:val="16"/>
                                          <w:szCs w:val="16"/>
                                        </w:rPr>
                                      </m:ctrlPr>
                                    </m:sSubPr>
                                    <m:e>
                                      <m:r>
                                        <w:rPr>
                                          <w:rFonts w:ascii="Cambria Math" w:hAnsi="Cambria Math" w:cs="Arial"/>
                                          <w:sz w:val="16"/>
                                          <w:szCs w:val="16"/>
                                        </w:rPr>
                                        <m:t>t</m:t>
                                      </m:r>
                                    </m:e>
                                    <m:sub>
                                      <m:r>
                                        <w:rPr>
                                          <w:rFonts w:ascii="Cambria Math" w:hAnsi="Cambria Math" w:cs="Arial"/>
                                          <w:sz w:val="16"/>
                                          <w:szCs w:val="16"/>
                                        </w:rPr>
                                        <m:t>collapse</m:t>
                                      </m:r>
                                    </m:sub>
                                  </m:sSub>
                                </m:e>
                                <m:sub>
                                  <m:r>
                                    <w:rPr>
                                      <w:rFonts w:ascii="Cambria Math" w:hAnsi="Cambria Math" w:cs="Arial"/>
                                      <w:sz w:val="16"/>
                                      <w:szCs w:val="16"/>
                                    </w:rPr>
                                    <m:t>s</m:t>
                                  </m:r>
                                </m:sub>
                              </m:sSub>
                            </m:num>
                            <m:den>
                              <m:sSub>
                                <m:sSubPr>
                                  <m:ctrlPr>
                                    <w:rPr>
                                      <w:rFonts w:ascii="Cambria Math" w:hAnsi="Cambria Math" w:cs="Arial"/>
                                      <w:i/>
                                      <w:sz w:val="18"/>
                                      <w:szCs w:val="18"/>
                                    </w:rPr>
                                  </m:ctrlPr>
                                </m:sSubPr>
                                <m:e>
                                  <m:r>
                                    <w:rPr>
                                      <w:rFonts w:ascii="Cambria Math" w:hAnsi="Cambria Math" w:cs="Arial"/>
                                      <w:sz w:val="18"/>
                                      <w:szCs w:val="18"/>
                                    </w:rPr>
                                    <m:t>t</m:t>
                                  </m:r>
                                </m:e>
                                <m:sub>
                                  <m:r>
                                    <w:rPr>
                                      <w:rFonts w:ascii="Cambria Math" w:hAnsi="Cambria Math" w:cs="Arial"/>
                                      <w:sz w:val="18"/>
                                      <w:szCs w:val="18"/>
                                    </w:rPr>
                                    <m:t>horizon</m:t>
                                  </m:r>
                                </m:sub>
                              </m:sSub>
                            </m:den>
                          </m:f>
                        </m:e>
                        <m:e>
                          <m:r>
                            <w:rPr>
                              <w:rFonts w:ascii="Cambria Math" w:hAnsi="Cambria Math" w:cs="Arial"/>
                              <w:sz w:val="18"/>
                              <w:szCs w:val="18"/>
                            </w:rPr>
                            <m:t xml:space="preserve">if </m:t>
                          </m:r>
                          <m:sSub>
                            <m:sSubPr>
                              <m:ctrlPr>
                                <w:rPr>
                                  <w:rFonts w:ascii="Cambria Math" w:hAnsi="Cambria Math" w:cs="Arial"/>
                                  <w:i/>
                                  <w:iCs/>
                                  <w:sz w:val="16"/>
                                  <w:szCs w:val="16"/>
                                </w:rPr>
                              </m:ctrlPr>
                            </m:sSubPr>
                            <m:e>
                              <m:sSub>
                                <m:sSubPr>
                                  <m:ctrlPr>
                                    <w:rPr>
                                      <w:rFonts w:ascii="Cambria Math" w:hAnsi="Cambria Math" w:cs="Arial"/>
                                      <w:i/>
                                      <w:iCs/>
                                      <w:sz w:val="16"/>
                                      <w:szCs w:val="16"/>
                                    </w:rPr>
                                  </m:ctrlPr>
                                </m:sSubPr>
                                <m:e>
                                  <m:r>
                                    <w:rPr>
                                      <w:rFonts w:ascii="Cambria Math" w:hAnsi="Cambria Math" w:cs="Arial"/>
                                      <w:sz w:val="16"/>
                                      <w:szCs w:val="16"/>
                                    </w:rPr>
                                    <m:t>t</m:t>
                                  </m:r>
                                </m:e>
                                <m:sub>
                                  <m:r>
                                    <w:rPr>
                                      <w:rFonts w:ascii="Cambria Math" w:hAnsi="Cambria Math" w:cs="Arial"/>
                                      <w:sz w:val="16"/>
                                      <w:szCs w:val="16"/>
                                    </w:rPr>
                                    <m:t>collapse</m:t>
                                  </m:r>
                                </m:sub>
                              </m:sSub>
                            </m:e>
                            <m:sub>
                              <m:r>
                                <w:rPr>
                                  <w:rFonts w:ascii="Cambria Math" w:hAnsi="Cambria Math" w:cs="Arial"/>
                                  <w:sz w:val="16"/>
                                  <w:szCs w:val="16"/>
                                </w:rPr>
                                <m:t>s</m:t>
                              </m:r>
                            </m:sub>
                          </m:sSub>
                          <m:r>
                            <w:rPr>
                              <w:rFonts w:ascii="Cambria Math" w:hAnsi="Cambria Math" w:cs="Arial"/>
                              <w:sz w:val="16"/>
                              <w:szCs w:val="16"/>
                            </w:rPr>
                            <m:t>&lt;</m:t>
                          </m:r>
                          <m:sSub>
                            <m:sSubPr>
                              <m:ctrlPr>
                                <w:rPr>
                                  <w:rFonts w:ascii="Cambria Math" w:hAnsi="Cambria Math" w:cs="Arial"/>
                                  <w:i/>
                                  <w:sz w:val="16"/>
                                  <w:szCs w:val="16"/>
                                </w:rPr>
                              </m:ctrlPr>
                            </m:sSubPr>
                            <m:e>
                              <m:r>
                                <w:rPr>
                                  <w:rFonts w:ascii="Cambria Math" w:hAnsi="Cambria Math" w:cs="Arial"/>
                                  <w:sz w:val="16"/>
                                  <w:szCs w:val="16"/>
                                </w:rPr>
                                <m:t>t</m:t>
                              </m:r>
                            </m:e>
                            <m:sub>
                              <m:r>
                                <w:rPr>
                                  <w:rFonts w:ascii="Cambria Math" w:hAnsi="Cambria Math" w:cs="Arial"/>
                                  <w:sz w:val="16"/>
                                  <w:szCs w:val="16"/>
                                </w:rPr>
                                <m:t>entry</m:t>
                              </m:r>
                            </m:sub>
                          </m:sSub>
                          <m:ctrlPr>
                            <w:rPr>
                              <w:rFonts w:ascii="Cambria Math" w:eastAsia="Cambria Math" w:hAnsi="Cambria Math" w:cs="Cambria Math"/>
                              <w:i/>
                              <w:sz w:val="18"/>
                              <w:szCs w:val="18"/>
                            </w:rPr>
                          </m:ctrlPr>
                        </m:e>
                      </m:mr>
                      <m:mr>
                        <m:e>
                          <m:r>
                            <w:rPr>
                              <w:rFonts w:ascii="Cambria Math" w:hAnsi="Cambria Math" w:cs="Arial"/>
                              <w:sz w:val="18"/>
                              <w:szCs w:val="18"/>
                            </w:rPr>
                            <m:t>1-</m:t>
                          </m:r>
                          <m:f>
                            <m:fPr>
                              <m:ctrlPr>
                                <w:rPr>
                                  <w:rFonts w:ascii="Cambria Math" w:hAnsi="Cambria Math" w:cs="Arial"/>
                                  <w:i/>
                                  <w:sz w:val="18"/>
                                  <w:szCs w:val="18"/>
                                </w:rPr>
                              </m:ctrlPr>
                            </m:fPr>
                            <m:num>
                              <m:sSub>
                                <m:sSubPr>
                                  <m:ctrlPr>
                                    <w:rPr>
                                      <w:rFonts w:ascii="Cambria Math" w:hAnsi="Cambria Math" w:cs="Arial"/>
                                      <w:i/>
                                      <w:sz w:val="16"/>
                                      <w:szCs w:val="16"/>
                                    </w:rPr>
                                  </m:ctrlPr>
                                </m:sSubPr>
                                <m:e>
                                  <m:sSub>
                                    <m:sSubPr>
                                      <m:ctrlPr>
                                        <w:rPr>
                                          <w:rFonts w:ascii="Cambria Math" w:hAnsi="Cambria Math" w:cs="Arial"/>
                                          <w:i/>
                                          <w:sz w:val="16"/>
                                          <w:szCs w:val="16"/>
                                        </w:rPr>
                                      </m:ctrlPr>
                                    </m:sSubPr>
                                    <m:e>
                                      <m:r>
                                        <w:rPr>
                                          <w:rFonts w:ascii="Cambria Math" w:hAnsi="Cambria Math" w:cs="Arial"/>
                                          <w:sz w:val="16"/>
                                          <w:szCs w:val="16"/>
                                        </w:rPr>
                                        <m:t>t</m:t>
                                      </m:r>
                                    </m:e>
                                    <m:sub>
                                      <m:r>
                                        <w:rPr>
                                          <w:rFonts w:ascii="Cambria Math" w:hAnsi="Cambria Math" w:cs="Arial"/>
                                          <w:sz w:val="16"/>
                                          <w:szCs w:val="16"/>
                                        </w:rPr>
                                        <m:t>collapse</m:t>
                                      </m:r>
                                    </m:sub>
                                  </m:sSub>
                                </m:e>
                                <m:sub>
                                  <m:r>
                                    <w:rPr>
                                      <w:rFonts w:ascii="Cambria Math" w:hAnsi="Cambria Math" w:cs="Arial"/>
                                      <w:sz w:val="16"/>
                                      <w:szCs w:val="16"/>
                                    </w:rPr>
                                    <m:t>s</m:t>
                                  </m:r>
                                </m:sub>
                              </m:sSub>
                              <m:r>
                                <w:rPr>
                                  <w:rFonts w:ascii="Cambria Math" w:hAnsi="Cambria Math" w:cs="Arial"/>
                                  <w:sz w:val="16"/>
                                  <w:szCs w:val="16"/>
                                </w:rPr>
                                <m:t>-</m:t>
                              </m:r>
                              <m:sSub>
                                <m:sSubPr>
                                  <m:ctrlPr>
                                    <w:rPr>
                                      <w:rFonts w:ascii="Cambria Math" w:hAnsi="Cambria Math" w:cs="Arial"/>
                                      <w:i/>
                                      <w:sz w:val="16"/>
                                      <w:szCs w:val="16"/>
                                    </w:rPr>
                                  </m:ctrlPr>
                                </m:sSubPr>
                                <m:e>
                                  <m:r>
                                    <w:rPr>
                                      <w:rFonts w:ascii="Cambria Math" w:hAnsi="Cambria Math" w:cs="Arial"/>
                                      <w:sz w:val="16"/>
                                      <w:szCs w:val="16"/>
                                    </w:rPr>
                                    <m:t>t</m:t>
                                  </m:r>
                                </m:e>
                                <m:sub>
                                  <m:r>
                                    <w:rPr>
                                      <w:rFonts w:ascii="Cambria Math" w:hAnsi="Cambria Math" w:cs="Arial"/>
                                      <w:sz w:val="16"/>
                                      <w:szCs w:val="16"/>
                                    </w:rPr>
                                    <m:t>exit</m:t>
                                  </m:r>
                                </m:sub>
                              </m:sSub>
                            </m:num>
                            <m:den>
                              <m:sSub>
                                <m:sSubPr>
                                  <m:ctrlPr>
                                    <w:rPr>
                                      <w:rFonts w:ascii="Cambria Math" w:hAnsi="Cambria Math" w:cs="Arial"/>
                                      <w:i/>
                                      <w:sz w:val="18"/>
                                      <w:szCs w:val="18"/>
                                    </w:rPr>
                                  </m:ctrlPr>
                                </m:sSubPr>
                                <m:e>
                                  <m:r>
                                    <w:rPr>
                                      <w:rFonts w:ascii="Cambria Math" w:hAnsi="Cambria Math" w:cs="Arial"/>
                                      <w:sz w:val="18"/>
                                      <w:szCs w:val="18"/>
                                    </w:rPr>
                                    <m:t>t</m:t>
                                  </m:r>
                                </m:e>
                                <m:sub>
                                  <m:r>
                                    <w:rPr>
                                      <w:rFonts w:ascii="Cambria Math" w:hAnsi="Cambria Math" w:cs="Arial"/>
                                      <w:sz w:val="18"/>
                                      <w:szCs w:val="18"/>
                                    </w:rPr>
                                    <m:t>horizon</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if </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exit</m:t>
                              </m:r>
                            </m:sub>
                          </m:sSub>
                          <m:r>
                            <w:rPr>
                              <w:rFonts w:ascii="Cambria Math" w:eastAsia="Cambria Math" w:hAnsi="Cambria Math" w:cs="Cambria Math"/>
                              <w:sz w:val="18"/>
                              <w:szCs w:val="18"/>
                            </w:rPr>
                            <m:t>&lt;</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collaps</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e</m:t>
                                  </m:r>
                                </m:e>
                                <m:sub>
                                  <m:r>
                                    <w:rPr>
                                      <w:rFonts w:ascii="Cambria Math" w:eastAsia="Cambria Math" w:hAnsi="Cambria Math" w:cs="Cambria Math"/>
                                      <w:sz w:val="18"/>
                                      <w:szCs w:val="18"/>
                                    </w:rPr>
                                    <m:t>s</m:t>
                                  </m:r>
                                </m:sub>
                              </m:sSub>
                            </m:sub>
                          </m:sSub>
                          <m:ctrlPr>
                            <w:rPr>
                              <w:rFonts w:ascii="Cambria Math" w:eastAsia="Cambria Math" w:hAnsi="Cambria Math" w:cs="Cambria Math"/>
                              <w:i/>
                              <w:sz w:val="18"/>
                              <w:szCs w:val="18"/>
                            </w:rPr>
                          </m:ctrlPr>
                        </m:e>
                      </m:mr>
                      <m:mr>
                        <m:e>
                          <m:r>
                            <w:rPr>
                              <w:rFonts w:ascii="Cambria Math" w:eastAsia="Cambria Math" w:hAnsi="Cambria Math" w:cs="Cambria Math"/>
                              <w:sz w:val="18"/>
                              <w:szCs w:val="18"/>
                            </w:rPr>
                            <m:t>1</m:t>
                          </m:r>
                          <m:ctrlPr>
                            <w:rPr>
                              <w:rFonts w:ascii="Cambria Math" w:eastAsia="Cambria Math" w:hAnsi="Cambria Math" w:cs="Cambria Math"/>
                              <w:i/>
                              <w:sz w:val="18"/>
                              <w:szCs w:val="18"/>
                            </w:rPr>
                          </m:ctrlPr>
                        </m:e>
                        <m:e>
                          <m:r>
                            <w:rPr>
                              <w:rFonts w:ascii="Cambria Math" w:eastAsia="Cambria Math" w:hAnsi="Cambria Math" w:cs="Cambria Math"/>
                              <w:sz w:val="18"/>
                              <w:szCs w:val="18"/>
                            </w:rPr>
                            <m:t xml:space="preserve">if </m:t>
                          </m:r>
                          <m:sSub>
                            <m:sSubPr>
                              <m:ctrlPr>
                                <w:rPr>
                                  <w:rFonts w:ascii="Cambria Math" w:hAnsi="Cambria Math" w:cs="Arial"/>
                                  <w:i/>
                                  <w:sz w:val="16"/>
                                  <w:szCs w:val="16"/>
                                </w:rPr>
                              </m:ctrlPr>
                            </m:sSubPr>
                            <m:e>
                              <m:r>
                                <w:rPr>
                                  <w:rFonts w:ascii="Cambria Math" w:hAnsi="Cambria Math" w:cs="Arial"/>
                                  <w:sz w:val="16"/>
                                  <w:szCs w:val="16"/>
                                </w:rPr>
                                <m:t>t</m:t>
                              </m:r>
                            </m:e>
                            <m:sub>
                              <m:r>
                                <w:rPr>
                                  <w:rFonts w:ascii="Cambria Math" w:hAnsi="Cambria Math" w:cs="Arial"/>
                                  <w:sz w:val="16"/>
                                  <w:szCs w:val="16"/>
                                </w:rPr>
                                <m:t>entry</m:t>
                              </m:r>
                            </m:sub>
                          </m:sSub>
                          <m:r>
                            <w:rPr>
                              <w:rFonts w:ascii="Cambria Math" w:eastAsia="Cambria Math" w:hAnsi="Cambria Math" w:cs="Cambria Math"/>
                              <w:sz w:val="18"/>
                              <w:szCs w:val="18"/>
                            </w:rPr>
                            <m:t>≤</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collaps</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e</m:t>
                                  </m:r>
                                </m:e>
                                <m:sub>
                                  <m:r>
                                    <w:rPr>
                                      <w:rFonts w:ascii="Cambria Math" w:eastAsia="Cambria Math" w:hAnsi="Cambria Math" w:cs="Cambria Math"/>
                                      <w:sz w:val="18"/>
                                      <w:szCs w:val="18"/>
                                    </w:rPr>
                                    <m:t>s</m:t>
                                  </m:r>
                                </m:sub>
                              </m:sSub>
                            </m:sub>
                          </m:sSub>
                          <m:r>
                            <w:rPr>
                              <w:rFonts w:ascii="Cambria Math" w:eastAsia="Cambria Math" w:hAnsi="Cambria Math" w:cs="Cambria Math"/>
                              <w:sz w:val="18"/>
                              <w:szCs w:val="18"/>
                            </w:rPr>
                            <m:t>≤</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exit</m:t>
                              </m:r>
                            </m:sub>
                          </m:sSub>
                        </m:e>
                      </m:mr>
                    </m:m>
                  </m:e>
                </m:d>
              </m:oMath>
            </m:oMathPara>
          </w:p>
        </w:tc>
        <w:tc>
          <w:tcPr>
            <w:tcW w:w="390" w:type="dxa"/>
            <w:gridSpan w:val="3"/>
            <w:vMerge w:val="restart"/>
            <w:tcBorders>
              <w:top w:val="nil"/>
              <w:left w:val="nil"/>
              <w:bottom w:val="nil"/>
              <w:right w:val="nil"/>
            </w:tcBorders>
            <w:vAlign w:val="center"/>
          </w:tcPr>
          <w:p w14:paraId="12A6B44D" w14:textId="5B9B05C1" w:rsidR="003D7C97" w:rsidRPr="00C9351C" w:rsidRDefault="003D7C97" w:rsidP="003D7C97">
            <w:pPr>
              <w:pStyle w:val="BodyTextIndent"/>
              <w:ind w:firstLine="0"/>
              <w:jc w:val="right"/>
              <w:rPr>
                <w:kern w:val="0"/>
                <w:sz w:val="24"/>
                <w:szCs w:val="24"/>
              </w:rPr>
            </w:pPr>
            <w:r w:rsidRPr="00C9351C">
              <w:rPr>
                <w:kern w:val="0"/>
                <w:sz w:val="24"/>
                <w:szCs w:val="24"/>
              </w:rPr>
              <w:t>(</w:t>
            </w:r>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10</w:t>
            </w:r>
            <w:r w:rsidRPr="00C9351C">
              <w:rPr>
                <w:kern w:val="0"/>
                <w:sz w:val="24"/>
                <w:szCs w:val="24"/>
              </w:rPr>
              <w:fldChar w:fldCharType="end"/>
            </w:r>
            <w:r w:rsidRPr="00C9351C">
              <w:rPr>
                <w:kern w:val="0"/>
                <w:sz w:val="24"/>
                <w:szCs w:val="24"/>
              </w:rPr>
              <w:t>)</w:t>
            </w:r>
          </w:p>
        </w:tc>
      </w:tr>
      <w:tr w:rsidR="00905614" w14:paraId="2425A54F" w14:textId="77777777" w:rsidTr="00FC575B">
        <w:trPr>
          <w:trHeight w:val="123"/>
        </w:trPr>
        <w:tc>
          <w:tcPr>
            <w:tcW w:w="4680" w:type="dxa"/>
            <w:tcBorders>
              <w:top w:val="nil"/>
              <w:left w:val="nil"/>
              <w:bottom w:val="nil"/>
              <w:right w:val="nil"/>
            </w:tcBorders>
          </w:tcPr>
          <w:p w14:paraId="6476FE88" w14:textId="3D3A77ED" w:rsidR="003D7C97" w:rsidRPr="005A0187" w:rsidRDefault="003D7C97" w:rsidP="00FC575B">
            <w:pPr>
              <w:pStyle w:val="BodyTextIndent"/>
              <w:keepNext/>
              <w:keepLines/>
              <w:spacing w:before="60" w:after="60"/>
              <w:ind w:firstLine="0"/>
              <w:rPr>
                <w:sz w:val="18"/>
                <w:szCs w:val="18"/>
              </w:rPr>
            </w:pPr>
            <m:oMathPara>
              <m:oMathParaPr>
                <m:jc m:val="right"/>
              </m:oMathParaPr>
              <m:oMath>
                <m:r>
                  <w:rPr>
                    <w:rFonts w:ascii="Cambria Math" w:hAnsi="Cambria Math"/>
                    <w:sz w:val="16"/>
                    <w:szCs w:val="16"/>
                  </w:rPr>
                  <m:t xml:space="preserve">∀ </m:t>
                </m:r>
                <m:sSub>
                  <m:sSubPr>
                    <m:ctrlPr>
                      <w:rPr>
                        <w:rFonts w:ascii="Cambria Math" w:hAnsi="Cambria Math" w:cs="Arial"/>
                        <w:i/>
                        <w:sz w:val="18"/>
                        <w:szCs w:val="18"/>
                      </w:rPr>
                    </m:ctrlPr>
                  </m:sSubPr>
                  <m:e>
                    <m:r>
                      <w:rPr>
                        <w:rFonts w:ascii="Cambria Math" w:hAnsi="Cambria Math" w:cs="Arial"/>
                        <w:sz w:val="18"/>
                        <w:szCs w:val="18"/>
                      </w:rPr>
                      <m:t>t</m:t>
                    </m:r>
                  </m:e>
                  <m:sub>
                    <m:r>
                      <w:rPr>
                        <w:rFonts w:ascii="Cambria Math" w:hAnsi="Cambria Math" w:cs="Arial"/>
                        <w:sz w:val="18"/>
                        <w:szCs w:val="18"/>
                      </w:rPr>
                      <m:t>exit</m:t>
                    </m:r>
                  </m:sub>
                </m:sSub>
                <m:r>
                  <w:rPr>
                    <w:rFonts w:ascii="Cambria Math" w:hAnsi="Cambria Math" w:cs="Arial"/>
                    <w:sz w:val="18"/>
                    <w:szCs w:val="18"/>
                  </w:rPr>
                  <m:t>&gt;</m:t>
                </m:r>
                <m:sSub>
                  <m:sSubPr>
                    <m:ctrlPr>
                      <w:rPr>
                        <w:rFonts w:ascii="Cambria Math" w:hAnsi="Cambria Math" w:cs="Arial"/>
                        <w:i/>
                        <w:sz w:val="18"/>
                        <w:szCs w:val="18"/>
                      </w:rPr>
                    </m:ctrlPr>
                  </m:sSubPr>
                  <m:e>
                    <m:r>
                      <w:rPr>
                        <w:rFonts w:ascii="Cambria Math" w:hAnsi="Cambria Math" w:cs="Arial"/>
                        <w:sz w:val="18"/>
                        <w:szCs w:val="18"/>
                      </w:rPr>
                      <m:t>t</m:t>
                    </m:r>
                  </m:e>
                  <m:sub>
                    <m:r>
                      <w:rPr>
                        <w:rFonts w:ascii="Cambria Math" w:hAnsi="Cambria Math" w:cs="Arial"/>
                        <w:sz w:val="18"/>
                        <w:szCs w:val="18"/>
                      </w:rPr>
                      <m:t>entry</m:t>
                    </m:r>
                  </m:sub>
                </m:sSub>
                <m:r>
                  <w:rPr>
                    <w:rFonts w:ascii="Cambria Math" w:hAnsi="Cambria Math" w:cs="Arial"/>
                    <w:sz w:val="18"/>
                    <w:szCs w:val="18"/>
                  </w:rPr>
                  <m:t>,  s∈{n,k}</m:t>
                </m:r>
              </m:oMath>
            </m:oMathPara>
          </w:p>
        </w:tc>
        <w:tc>
          <w:tcPr>
            <w:tcW w:w="390" w:type="dxa"/>
            <w:gridSpan w:val="3"/>
            <w:vMerge/>
            <w:tcBorders>
              <w:top w:val="nil"/>
              <w:left w:val="nil"/>
              <w:bottom w:val="nil"/>
              <w:right w:val="nil"/>
            </w:tcBorders>
            <w:vAlign w:val="center"/>
          </w:tcPr>
          <w:p w14:paraId="440F9075" w14:textId="77777777" w:rsidR="003D7C97" w:rsidRPr="00C9351C" w:rsidRDefault="003D7C97" w:rsidP="003D7C97">
            <w:pPr>
              <w:pStyle w:val="BodyTextIndent"/>
              <w:ind w:firstLine="0"/>
              <w:jc w:val="right"/>
              <w:rPr>
                <w:kern w:val="0"/>
                <w:sz w:val="24"/>
                <w:szCs w:val="24"/>
              </w:rPr>
            </w:pPr>
          </w:p>
        </w:tc>
      </w:tr>
    </w:tbl>
    <w:p w14:paraId="78162316" w14:textId="0F7D2B1F" w:rsidR="00100824" w:rsidRDefault="00100824" w:rsidP="00100824">
      <w:pPr>
        <w:pStyle w:val="BodyTextIndent"/>
        <w:ind w:firstLine="0"/>
      </w:pPr>
      <w:r w:rsidRPr="00100824">
        <w:t>where</w:t>
      </w:r>
      <w:r w:rsidR="00335818">
        <w:t xml:space="preserve"> </w:t>
      </w:r>
      <m:oMath>
        <m:r>
          <w:rPr>
            <w:rFonts w:ascii="Cambria Math" w:hAnsi="Cambria Math" w:cs="Arial"/>
            <w:sz w:val="18"/>
            <w:szCs w:val="18"/>
          </w:rPr>
          <m:t>s=n</m:t>
        </m:r>
      </m:oMath>
      <w:r w:rsidR="00335818">
        <w:t xml:space="preserve"> for</w:t>
      </w:r>
      <w:r w:rsidR="00144C50">
        <w:t xml:space="preserve"> </w:t>
      </w:r>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3</m:t>
            </m:r>
          </m:sub>
        </m:sSub>
      </m:oMath>
      <w:r w:rsidR="00335818">
        <w:rPr>
          <w:sz w:val="18"/>
          <w:szCs w:val="18"/>
        </w:rPr>
        <w:t xml:space="preserve"> </w:t>
      </w:r>
      <w:r w:rsidR="00335818" w:rsidRPr="00335818">
        <w:t xml:space="preserve">and </w:t>
      </w:r>
      <m:oMath>
        <m:r>
          <w:rPr>
            <w:rFonts w:ascii="Cambria Math" w:hAnsi="Cambria Math" w:cs="Arial"/>
            <w:sz w:val="18"/>
            <w:szCs w:val="18"/>
          </w:rPr>
          <m:t>s=f</m:t>
        </m:r>
      </m:oMath>
      <w:r w:rsidR="00335818">
        <w:t xml:space="preserve"> for </w:t>
      </w:r>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4</m:t>
            </m:r>
          </m:sub>
        </m:sSub>
      </m:oMath>
      <w:r w:rsidR="00335818">
        <w:rPr>
          <w:sz w:val="18"/>
          <w:szCs w:val="18"/>
        </w:rPr>
        <w:t>.</w:t>
      </w:r>
      <w:r w:rsidR="00144C50">
        <w:rPr>
          <w:sz w:val="18"/>
          <w:szCs w:val="18"/>
        </w:rPr>
        <w:t xml:space="preserve"> </w:t>
      </w:r>
      <w:r w:rsidRPr="00100824">
        <w:t xml:space="preserve"> </w:t>
      </w:r>
      <w:r w:rsidR="005735A3">
        <w:t xml:space="preserve">The </w:t>
      </w:r>
      <m:oMath>
        <m:sSub>
          <m:sSubPr>
            <m:ctrlPr>
              <w:rPr>
                <w:rFonts w:ascii="Cambria Math" w:hAnsi="Cambria Math"/>
                <w:i/>
              </w:rPr>
            </m:ctrlPr>
          </m:sSubPr>
          <m:e>
            <m:r>
              <w:rPr>
                <w:rFonts w:ascii="Cambria Math" w:hAnsi="Cambria Math"/>
              </w:rPr>
              <m:t>t</m:t>
            </m:r>
          </m:e>
          <m:sub>
            <m:r>
              <w:rPr>
                <w:rFonts w:ascii="Cambria Math" w:hAnsi="Cambria Math"/>
              </w:rPr>
              <m:t>entry</m:t>
            </m:r>
          </m:sub>
        </m:sSub>
      </m:oMath>
      <w:r w:rsidRPr="00100824">
        <w:t xml:space="preserve"> is the time when the robot first enters the OPV, </w:t>
      </w:r>
      <m:oMath>
        <m:sSub>
          <m:sSubPr>
            <m:ctrlPr>
              <w:rPr>
                <w:rFonts w:ascii="Cambria Math" w:hAnsi="Cambria Math"/>
                <w:i/>
              </w:rPr>
            </m:ctrlPr>
          </m:sSubPr>
          <m:e>
            <m:r>
              <w:rPr>
                <w:rFonts w:ascii="Cambria Math" w:hAnsi="Cambria Math"/>
              </w:rPr>
              <m:t>t</m:t>
            </m:r>
          </m:e>
          <m:sub>
            <m:r>
              <w:rPr>
                <w:rFonts w:ascii="Cambria Math" w:hAnsi="Cambria Math"/>
              </w:rPr>
              <m:t>exit</m:t>
            </m:r>
          </m:sub>
        </m:sSub>
      </m:oMath>
      <w:r w:rsidRPr="00100824">
        <w:t xml:space="preserve"> is the time when the robot exits the OPV, and </w:t>
      </w:r>
      <m:oMath>
        <m:sSub>
          <m:sSubPr>
            <m:ctrlPr>
              <w:rPr>
                <w:rFonts w:ascii="Cambria Math" w:hAnsi="Cambria Math"/>
                <w:i/>
              </w:rPr>
            </m:ctrlPr>
          </m:sSubPr>
          <m:e>
            <m:r>
              <w:rPr>
                <w:rFonts w:ascii="Cambria Math" w:hAnsi="Cambria Math"/>
              </w:rPr>
              <m:t>t</m:t>
            </m:r>
          </m:e>
          <m:sub>
            <m:r>
              <w:rPr>
                <w:rFonts w:ascii="Cambria Math" w:hAnsi="Cambria Math"/>
              </w:rPr>
              <m:t>horizon</m:t>
            </m:r>
          </m:sub>
        </m:sSub>
      </m:oMath>
      <w:r w:rsidRPr="00100824">
        <w:t xml:space="preserve"> is the maximum time horizon for consideration.  The radii </w:t>
      </w:r>
      <m:oMath>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oMath>
      <w:r w:rsidRPr="00100824">
        <w:t xml:space="preserve">, </w:t>
      </w:r>
      <m:oMath>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oMath>
      <w:r w:rsidRPr="00100824">
        <w:t xml:space="preserve">, and </w:t>
      </w:r>
      <m:oMath>
        <m:sSub>
          <m:sSubPr>
            <m:ctrlPr>
              <w:rPr>
                <w:rFonts w:ascii="Cambria Math" w:hAnsi="Cambria Math" w:cs="Arial"/>
                <w:i/>
              </w:rPr>
            </m:ctrlPr>
          </m:sSubPr>
          <m:e>
            <m:r>
              <w:rPr>
                <w:rFonts w:ascii="Cambria Math" w:hAnsi="Cambria Math" w:cs="Arial"/>
              </w:rPr>
              <m:t>r</m:t>
            </m:r>
          </m:e>
          <m:sub>
            <m:r>
              <w:rPr>
                <w:rFonts w:ascii="Cambria Math" w:hAnsi="Cambria Math" w:cs="Arial"/>
              </w:rPr>
              <m:t>robot</m:t>
            </m:r>
          </m:sub>
        </m:sSub>
      </m:oMath>
      <w:r w:rsidRPr="00100824">
        <w:t xml:space="preserve"> are the radius of obstacle 1, the radius of obstacle 2, and the minimum distance for passag</w:t>
      </w:r>
      <w:r w:rsidRPr="00A32C71">
        <w:t>e through</w:t>
      </w:r>
      <w:r w:rsidRPr="00100824">
        <w:t xml:space="preserve"> the OPV required by the robot</w:t>
      </w:r>
      <w:r w:rsidR="009C7E94">
        <w:t>,</w:t>
      </w:r>
      <w:r w:rsidRPr="00100824">
        <w:t xml:space="preserve"> respectively. Both ends of the OPV are considered because the obstacles could possibly be </w:t>
      </w:r>
      <w:r w:rsidRPr="00A71964">
        <w:t xml:space="preserve">oriented such that the distance between obstacles along the near edge is not less than the distance along the far edge or vice versa. </w:t>
      </w:r>
      <w:r w:rsidR="00A71964" w:rsidRPr="00FC575B">
        <w:t xml:space="preserve">The contribution to risk is between zero and one for both cases: a) if the OPV collapses before the robot enters the OPV and b) if the OPV collapses after the robot exits the OPV. </w:t>
      </w:r>
      <w:r w:rsidRPr="00A71964">
        <w:t>The</w:t>
      </w:r>
      <w:r w:rsidRPr="00100824">
        <w:t xml:space="preserve"> contribution to risk is one if the OPV collapses while the robot is in the OPV.  This factor of risk is zero if the OPV near or far keypoints are diverging or if the time of OPV collapse is predicted farther in the future than the planning horizon.</w:t>
      </w:r>
    </w:p>
    <w:p w14:paraId="1E3B67B9" w14:textId="50BB7954" w:rsidR="00677833" w:rsidRDefault="00677833"/>
    <w:p w14:paraId="432A740A" w14:textId="1DF8833D" w:rsidR="005E78B7" w:rsidRPr="005E78B7" w:rsidRDefault="005E78B7" w:rsidP="00481C8A">
      <w:pPr>
        <w:pStyle w:val="BodyTextIndent"/>
        <w:rPr>
          <w:kern w:val="0"/>
        </w:rPr>
      </w:pPr>
      <w:r w:rsidRPr="005E78B7">
        <w:rPr>
          <w:kern w:val="0"/>
        </w:rPr>
        <w:t xml:space="preserve">The length of each obstacle would determine the volume of the OPV and the amount of time or joint actuation required to move the robot out of the OPV in the event of a collision situation.  Therefore, the risk contributions due to the length of the obstacles </w:t>
      </w:r>
      <w:r w:rsidR="00C619DE">
        <w:rPr>
          <w:kern w:val="0"/>
        </w:rPr>
        <w:t xml:space="preserve">1 and </w:t>
      </w:r>
      <w:r w:rsidR="00C619DE" w:rsidRPr="00941625">
        <w:rPr>
          <w:kern w:val="0"/>
        </w:rPr>
        <w:t>2 (</w:t>
      </w:r>
      <m:oMath>
        <m:d>
          <m:dPr>
            <m:begChr m:val="‖"/>
            <m:endChr m:val="‖"/>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1</m:t>
                </m:r>
              </m:sub>
            </m:sSub>
          </m:e>
        </m:d>
      </m:oMath>
      <w:r w:rsidR="00C619DE" w:rsidRPr="00481C8A">
        <w:t xml:space="preserve"> or </w:t>
      </w:r>
      <m:oMath>
        <m:d>
          <m:dPr>
            <m:begChr m:val="‖"/>
            <m:endChr m:val="‖"/>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2</m:t>
                </m:r>
              </m:sub>
            </m:sSub>
          </m:e>
        </m:d>
      </m:oMath>
      <w:r w:rsidR="00C619DE" w:rsidRPr="00481C8A">
        <w:t>, respectively)</w:t>
      </w:r>
      <w:r w:rsidR="00C619DE">
        <w:rPr>
          <w:sz w:val="18"/>
          <w:szCs w:val="18"/>
        </w:rPr>
        <w:t xml:space="preserve"> </w:t>
      </w:r>
      <w:r w:rsidRPr="005E78B7">
        <w:rPr>
          <w:kern w:val="0"/>
        </w:rPr>
        <w:t>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3D7C97" w14:paraId="1D78D93E" w14:textId="77777777" w:rsidTr="00E83EA2">
        <w:tc>
          <w:tcPr>
            <w:tcW w:w="4675" w:type="dxa"/>
          </w:tcPr>
          <w:p w14:paraId="04D4E04C" w14:textId="72ACA55C" w:rsidR="003D7C97" w:rsidRDefault="00DC69D6" w:rsidP="005213F3">
            <w:pPr>
              <w:pStyle w:val="BodyTextIndent"/>
              <w:spacing w:before="60"/>
              <w:ind w:firstLine="0"/>
              <w:rPr>
                <w:kern w:val="0"/>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5</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δ</m:t>
                    </m:r>
                  </m:e>
                  <m:sub>
                    <m:r>
                      <w:rPr>
                        <w:rFonts w:ascii="Cambria Math" w:hAnsi="Cambria Math" w:cs="Arial"/>
                        <w:sz w:val="18"/>
                        <w:szCs w:val="18"/>
                      </w:rPr>
                      <m:t>5</m:t>
                    </m:r>
                  </m:sub>
                </m:sSub>
                <m:r>
                  <w:rPr>
                    <w:rFonts w:ascii="Cambria Math" w:hAnsi="Cambria Math" w:cs="Arial"/>
                    <w:sz w:val="18"/>
                    <w:szCs w:val="18"/>
                  </w:rPr>
                  <m:t>sa</m:t>
                </m:r>
                <m:sSub>
                  <m:sSubPr>
                    <m:ctrlPr>
                      <w:rPr>
                        <w:rFonts w:ascii="Cambria Math" w:hAnsi="Cambria Math" w:cs="Arial"/>
                        <w:i/>
                        <w:sz w:val="18"/>
                        <w:szCs w:val="18"/>
                      </w:rPr>
                    </m:ctrlPr>
                  </m:sSubPr>
                  <m:e>
                    <m:r>
                      <w:rPr>
                        <w:rFonts w:ascii="Cambria Math" w:hAnsi="Cambria Math" w:cs="Arial"/>
                        <w:sz w:val="18"/>
                        <w:szCs w:val="18"/>
                      </w:rPr>
                      <m:t>t</m:t>
                    </m:r>
                  </m:e>
                  <m:sub>
                    <m:d>
                      <m:dPr>
                        <m:ctrlPr>
                          <w:rPr>
                            <w:rFonts w:ascii="Cambria Math" w:hAnsi="Cambria Math" w:cs="Arial"/>
                            <w:i/>
                            <w:sz w:val="18"/>
                            <w:szCs w:val="18"/>
                          </w:rPr>
                        </m:ctrlPr>
                      </m:dPr>
                      <m:e>
                        <m:r>
                          <w:rPr>
                            <w:rFonts w:ascii="Cambria Math" w:hAnsi="Cambria Math" w:cs="Arial"/>
                            <w:sz w:val="18"/>
                            <w:szCs w:val="18"/>
                          </w:rPr>
                          <m:t>0,1</m:t>
                        </m:r>
                      </m:e>
                    </m:d>
                  </m:sub>
                </m:sSub>
                <m:d>
                  <m:dPr>
                    <m:ctrlPr>
                      <w:rPr>
                        <w:rFonts w:ascii="Cambria Math" w:hAnsi="Cambria Math" w:cs="Arial"/>
                        <w:i/>
                        <w:sz w:val="18"/>
                        <w:szCs w:val="18"/>
                      </w:rPr>
                    </m:ctrlPr>
                  </m:dPr>
                  <m:e>
                    <m:f>
                      <m:fPr>
                        <m:ctrlPr>
                          <w:rPr>
                            <w:rFonts w:ascii="Cambria Math" w:hAnsi="Cambria Math" w:cs="Arial"/>
                            <w:i/>
                            <w:sz w:val="18"/>
                            <w:szCs w:val="18"/>
                          </w:rPr>
                        </m:ctrlPr>
                      </m:fPr>
                      <m:num>
                        <m:d>
                          <m:dPr>
                            <m:begChr m:val="‖"/>
                            <m:endChr m:val="‖"/>
                            <m:ctrlPr>
                              <w:rPr>
                                <w:rFonts w:ascii="Cambria Math" w:hAnsi="Cambria Math" w:cs="Arial"/>
                                <w:i/>
                                <w:sz w:val="18"/>
                                <w:szCs w:val="18"/>
                              </w:rPr>
                            </m:ctrlPr>
                          </m:dPr>
                          <m:e>
                            <m:sSub>
                              <m:sSubPr>
                                <m:ctrlPr>
                                  <w:rPr>
                                    <w:rFonts w:ascii="Cambria Math" w:hAnsi="Cambria Math" w:cs="Arial"/>
                                    <w:i/>
                                    <w:sz w:val="18"/>
                                    <w:szCs w:val="18"/>
                                  </w:rPr>
                                </m:ctrlPr>
                              </m:sSubPr>
                              <m:e>
                                <m:acc>
                                  <m:accPr>
                                    <m:chr m:val="̅"/>
                                    <m:ctrlPr>
                                      <w:rPr>
                                        <w:rFonts w:ascii="Cambria Math" w:hAnsi="Cambria Math" w:cs="Arial"/>
                                        <w:i/>
                                        <w:sz w:val="18"/>
                                        <w:szCs w:val="18"/>
                                      </w:rPr>
                                    </m:ctrlPr>
                                  </m:accPr>
                                  <m:e>
                                    <m:r>
                                      <w:rPr>
                                        <w:rFonts w:ascii="Cambria Math" w:hAnsi="Cambria Math" w:cs="Arial"/>
                                        <w:sz w:val="18"/>
                                        <w:szCs w:val="18"/>
                                      </w:rPr>
                                      <m:t>E</m:t>
                                    </m:r>
                                  </m:e>
                                </m:acc>
                              </m:e>
                              <m:sub>
                                <m:r>
                                  <w:rPr>
                                    <w:rFonts w:ascii="Cambria Math" w:hAnsi="Cambria Math" w:cs="Arial"/>
                                    <w:sz w:val="18"/>
                                    <w:szCs w:val="18"/>
                                  </w:rPr>
                                  <m:t>1</m:t>
                                </m:r>
                              </m:sub>
                            </m:sSub>
                          </m:e>
                        </m:d>
                      </m:num>
                      <m:den>
                        <m:sSub>
                          <m:sSubPr>
                            <m:ctrlPr>
                              <w:rPr>
                                <w:rFonts w:ascii="Cambria Math" w:hAnsi="Cambria Math" w:cs="Arial"/>
                                <w:i/>
                                <w:sz w:val="18"/>
                                <w:szCs w:val="18"/>
                              </w:rPr>
                            </m:ctrlPr>
                          </m:sSubPr>
                          <m:e>
                            <m:r>
                              <w:rPr>
                                <w:rFonts w:ascii="Cambria Math" w:hAnsi="Cambria Math" w:cs="Arial"/>
                                <w:sz w:val="18"/>
                                <w:szCs w:val="18"/>
                              </w:rPr>
                              <m:t>l</m:t>
                            </m:r>
                          </m:e>
                          <m:sub>
                            <m:r>
                              <w:rPr>
                                <w:rFonts w:ascii="Cambria Math" w:hAnsi="Cambria Math" w:cs="Arial"/>
                                <w:sz w:val="18"/>
                                <w:szCs w:val="18"/>
                              </w:rPr>
                              <m:t>max</m:t>
                            </m:r>
                          </m:sub>
                        </m:sSub>
                      </m:den>
                    </m:f>
                  </m:e>
                </m:d>
              </m:oMath>
            </m:oMathPara>
          </w:p>
        </w:tc>
        <w:tc>
          <w:tcPr>
            <w:tcW w:w="445" w:type="dxa"/>
            <w:vAlign w:val="center"/>
          </w:tcPr>
          <w:p w14:paraId="75AD894A" w14:textId="467FA643" w:rsidR="003D7C97" w:rsidRPr="00C9351C" w:rsidRDefault="003D7C97" w:rsidP="00FC4AAE">
            <w:pPr>
              <w:pStyle w:val="BodyTextIndent"/>
              <w:spacing w:before="60"/>
              <w:ind w:firstLine="0"/>
              <w:jc w:val="right"/>
              <w:rPr>
                <w:kern w:val="0"/>
                <w:sz w:val="24"/>
                <w:szCs w:val="24"/>
              </w:rPr>
            </w:pPr>
            <w:r w:rsidRPr="00C9351C">
              <w:rPr>
                <w:kern w:val="0"/>
                <w:sz w:val="24"/>
                <w:szCs w:val="24"/>
              </w:rPr>
              <w:t>(</w:t>
            </w:r>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11</w:t>
            </w:r>
            <w:r w:rsidRPr="00C9351C">
              <w:rPr>
                <w:kern w:val="0"/>
                <w:sz w:val="24"/>
                <w:szCs w:val="24"/>
              </w:rPr>
              <w:fldChar w:fldCharType="end"/>
            </w:r>
            <w:r w:rsidRPr="00C9351C">
              <w:rPr>
                <w:kern w:val="0"/>
                <w:sz w:val="24"/>
                <w:szCs w:val="24"/>
              </w:rPr>
              <w:t>)</w:t>
            </w:r>
          </w:p>
        </w:tc>
      </w:tr>
      <w:tr w:rsidR="003D7C97" w14:paraId="348F3A37" w14:textId="77777777" w:rsidTr="00E83EA2">
        <w:tc>
          <w:tcPr>
            <w:tcW w:w="4675" w:type="dxa"/>
          </w:tcPr>
          <w:p w14:paraId="4032CEA7" w14:textId="5B33FFC5" w:rsidR="003D7C97" w:rsidRDefault="00DC69D6" w:rsidP="00FC575B">
            <w:pPr>
              <w:pStyle w:val="BodyTextIndent"/>
              <w:spacing w:before="60" w:after="60"/>
              <w:ind w:firstLine="0"/>
              <w:rPr>
                <w:kern w:val="0"/>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6</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δ</m:t>
                    </m:r>
                  </m:e>
                  <m:sub>
                    <m:r>
                      <w:rPr>
                        <w:rFonts w:ascii="Cambria Math" w:hAnsi="Cambria Math" w:cs="Arial"/>
                        <w:sz w:val="18"/>
                        <w:szCs w:val="18"/>
                      </w:rPr>
                      <m:t>6</m:t>
                    </m:r>
                  </m:sub>
                </m:sSub>
                <m:r>
                  <w:rPr>
                    <w:rFonts w:ascii="Cambria Math" w:hAnsi="Cambria Math" w:cs="Arial"/>
                    <w:sz w:val="18"/>
                    <w:szCs w:val="18"/>
                  </w:rPr>
                  <m:t>sa</m:t>
                </m:r>
                <m:sSub>
                  <m:sSubPr>
                    <m:ctrlPr>
                      <w:rPr>
                        <w:rFonts w:ascii="Cambria Math" w:hAnsi="Cambria Math" w:cs="Arial"/>
                        <w:i/>
                        <w:sz w:val="18"/>
                        <w:szCs w:val="18"/>
                      </w:rPr>
                    </m:ctrlPr>
                  </m:sSubPr>
                  <m:e>
                    <m:r>
                      <w:rPr>
                        <w:rFonts w:ascii="Cambria Math" w:hAnsi="Cambria Math" w:cs="Arial"/>
                        <w:sz w:val="18"/>
                        <w:szCs w:val="18"/>
                      </w:rPr>
                      <m:t>t</m:t>
                    </m:r>
                  </m:e>
                  <m:sub>
                    <m:d>
                      <m:dPr>
                        <m:ctrlPr>
                          <w:rPr>
                            <w:rFonts w:ascii="Cambria Math" w:hAnsi="Cambria Math" w:cs="Arial"/>
                            <w:i/>
                            <w:sz w:val="18"/>
                            <w:szCs w:val="18"/>
                          </w:rPr>
                        </m:ctrlPr>
                      </m:dPr>
                      <m:e>
                        <m:r>
                          <w:rPr>
                            <w:rFonts w:ascii="Cambria Math" w:hAnsi="Cambria Math" w:cs="Arial"/>
                            <w:sz w:val="18"/>
                            <w:szCs w:val="18"/>
                          </w:rPr>
                          <m:t>0,1</m:t>
                        </m:r>
                      </m:e>
                    </m:d>
                  </m:sub>
                </m:sSub>
                <m:d>
                  <m:dPr>
                    <m:ctrlPr>
                      <w:rPr>
                        <w:rFonts w:ascii="Cambria Math" w:hAnsi="Cambria Math" w:cs="Arial"/>
                        <w:i/>
                        <w:sz w:val="18"/>
                        <w:szCs w:val="18"/>
                      </w:rPr>
                    </m:ctrlPr>
                  </m:dPr>
                  <m:e>
                    <m:f>
                      <m:fPr>
                        <m:ctrlPr>
                          <w:rPr>
                            <w:rFonts w:ascii="Cambria Math" w:hAnsi="Cambria Math" w:cs="Arial"/>
                            <w:i/>
                            <w:sz w:val="18"/>
                            <w:szCs w:val="18"/>
                          </w:rPr>
                        </m:ctrlPr>
                      </m:fPr>
                      <m:num>
                        <m:d>
                          <m:dPr>
                            <m:begChr m:val="‖"/>
                            <m:endChr m:val="‖"/>
                            <m:ctrlPr>
                              <w:rPr>
                                <w:rFonts w:ascii="Cambria Math" w:hAnsi="Cambria Math" w:cs="Arial"/>
                                <w:i/>
                                <w:sz w:val="18"/>
                                <w:szCs w:val="18"/>
                              </w:rPr>
                            </m:ctrlPr>
                          </m:dPr>
                          <m:e>
                            <m:sSub>
                              <m:sSubPr>
                                <m:ctrlPr>
                                  <w:rPr>
                                    <w:rFonts w:ascii="Cambria Math" w:hAnsi="Cambria Math" w:cs="Arial"/>
                                    <w:i/>
                                    <w:sz w:val="18"/>
                                    <w:szCs w:val="18"/>
                                  </w:rPr>
                                </m:ctrlPr>
                              </m:sSubPr>
                              <m:e>
                                <m:acc>
                                  <m:accPr>
                                    <m:chr m:val="̅"/>
                                    <m:ctrlPr>
                                      <w:rPr>
                                        <w:rFonts w:ascii="Cambria Math" w:hAnsi="Cambria Math" w:cs="Arial"/>
                                        <w:i/>
                                        <w:sz w:val="18"/>
                                        <w:szCs w:val="18"/>
                                      </w:rPr>
                                    </m:ctrlPr>
                                  </m:accPr>
                                  <m:e>
                                    <m:r>
                                      <w:rPr>
                                        <w:rFonts w:ascii="Cambria Math" w:hAnsi="Cambria Math" w:cs="Arial"/>
                                        <w:sz w:val="18"/>
                                        <w:szCs w:val="18"/>
                                      </w:rPr>
                                      <m:t>E</m:t>
                                    </m:r>
                                  </m:e>
                                </m:acc>
                              </m:e>
                              <m:sub>
                                <m:r>
                                  <w:rPr>
                                    <w:rFonts w:ascii="Cambria Math" w:hAnsi="Cambria Math" w:cs="Arial"/>
                                    <w:sz w:val="18"/>
                                    <w:szCs w:val="18"/>
                                  </w:rPr>
                                  <m:t>2</m:t>
                                </m:r>
                              </m:sub>
                            </m:sSub>
                          </m:e>
                        </m:d>
                      </m:num>
                      <m:den>
                        <m:sSub>
                          <m:sSubPr>
                            <m:ctrlPr>
                              <w:rPr>
                                <w:rFonts w:ascii="Cambria Math" w:hAnsi="Cambria Math" w:cs="Arial"/>
                                <w:i/>
                                <w:sz w:val="18"/>
                                <w:szCs w:val="18"/>
                              </w:rPr>
                            </m:ctrlPr>
                          </m:sSubPr>
                          <m:e>
                            <m:r>
                              <w:rPr>
                                <w:rFonts w:ascii="Cambria Math" w:hAnsi="Cambria Math" w:cs="Arial"/>
                                <w:sz w:val="18"/>
                                <w:szCs w:val="18"/>
                              </w:rPr>
                              <m:t>l</m:t>
                            </m:r>
                          </m:e>
                          <m:sub>
                            <m:r>
                              <w:rPr>
                                <w:rFonts w:ascii="Cambria Math" w:hAnsi="Cambria Math" w:cs="Arial"/>
                                <w:sz w:val="18"/>
                                <w:szCs w:val="18"/>
                              </w:rPr>
                              <m:t>max</m:t>
                            </m:r>
                          </m:sub>
                        </m:sSub>
                      </m:den>
                    </m:f>
                  </m:e>
                </m:d>
              </m:oMath>
            </m:oMathPara>
          </w:p>
        </w:tc>
        <w:tc>
          <w:tcPr>
            <w:tcW w:w="445" w:type="dxa"/>
            <w:vAlign w:val="center"/>
          </w:tcPr>
          <w:p w14:paraId="782EC02B" w14:textId="499C650A" w:rsidR="003D7C97" w:rsidRPr="00C9351C" w:rsidRDefault="003D7C97" w:rsidP="00FC4AAE">
            <w:pPr>
              <w:pStyle w:val="BodyTextIndent"/>
              <w:spacing w:after="60"/>
              <w:ind w:firstLine="0"/>
              <w:jc w:val="right"/>
              <w:rPr>
                <w:kern w:val="0"/>
                <w:sz w:val="24"/>
                <w:szCs w:val="24"/>
              </w:rPr>
            </w:pPr>
            <w:r w:rsidRPr="00C9351C">
              <w:rPr>
                <w:kern w:val="0"/>
                <w:sz w:val="24"/>
                <w:szCs w:val="24"/>
              </w:rPr>
              <w:t>(</w:t>
            </w:r>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12</w:t>
            </w:r>
            <w:r w:rsidRPr="00C9351C">
              <w:rPr>
                <w:kern w:val="0"/>
                <w:sz w:val="24"/>
                <w:szCs w:val="24"/>
              </w:rPr>
              <w:fldChar w:fldCharType="end"/>
            </w:r>
            <w:r w:rsidRPr="00C9351C">
              <w:rPr>
                <w:kern w:val="0"/>
                <w:sz w:val="24"/>
                <w:szCs w:val="24"/>
              </w:rPr>
              <w:t>)</w:t>
            </w:r>
          </w:p>
        </w:tc>
      </w:tr>
    </w:tbl>
    <w:p w14:paraId="0C542205" w14:textId="21F02237" w:rsidR="003E7099" w:rsidRPr="00ED7F04" w:rsidRDefault="00E83EA2" w:rsidP="00FC575B">
      <w:r w:rsidRPr="00E83EA2">
        <w:t xml:space="preserve">where </w:t>
      </w:r>
      <m:oMath>
        <m:sSub>
          <m:sSubPr>
            <m:ctrlPr>
              <w:rPr>
                <w:rFonts w:ascii="Cambria Math" w:hAnsi="Cambria Math" w:cs="Arial"/>
                <w:i/>
                <w:sz w:val="18"/>
                <w:szCs w:val="18"/>
              </w:rPr>
            </m:ctrlPr>
          </m:sSubPr>
          <m:e>
            <m:r>
              <w:rPr>
                <w:rFonts w:ascii="Cambria Math" w:hAnsi="Cambria Math" w:cs="Arial"/>
                <w:sz w:val="18"/>
                <w:szCs w:val="18"/>
              </w:rPr>
              <m:t>l</m:t>
            </m:r>
          </m:e>
          <m:sub>
            <m:r>
              <w:rPr>
                <w:rFonts w:ascii="Cambria Math" w:hAnsi="Cambria Math" w:cs="Arial"/>
                <w:sz w:val="18"/>
                <w:szCs w:val="18"/>
              </w:rPr>
              <m:t>max</m:t>
            </m:r>
          </m:sub>
        </m:sSub>
      </m:oMath>
      <w:r w:rsidRPr="00E83EA2">
        <w:t xml:space="preserve"> is a maximum length of an obstacle (</w:t>
      </w:r>
      <m:oMath>
        <m:d>
          <m:dPr>
            <m:begChr m:val="‖"/>
            <m:endChr m:val="‖"/>
            <m:ctrlPr>
              <w:rPr>
                <w:rFonts w:ascii="Cambria Math" w:hAnsi="Cambria Math" w:cs="Arial"/>
                <w:i/>
                <w:sz w:val="18"/>
                <w:szCs w:val="18"/>
              </w:rPr>
            </m:ctrlPr>
          </m:dPr>
          <m:e>
            <m:sSub>
              <m:sSubPr>
                <m:ctrlPr>
                  <w:rPr>
                    <w:rFonts w:ascii="Cambria Math" w:hAnsi="Cambria Math" w:cs="Arial"/>
                    <w:i/>
                    <w:sz w:val="18"/>
                    <w:szCs w:val="18"/>
                  </w:rPr>
                </m:ctrlPr>
              </m:sSubPr>
              <m:e>
                <m:acc>
                  <m:accPr>
                    <m:chr m:val="̅"/>
                    <m:ctrlPr>
                      <w:rPr>
                        <w:rFonts w:ascii="Cambria Math" w:hAnsi="Cambria Math" w:cs="Arial"/>
                        <w:i/>
                        <w:sz w:val="18"/>
                        <w:szCs w:val="18"/>
                      </w:rPr>
                    </m:ctrlPr>
                  </m:accPr>
                  <m:e>
                    <m:r>
                      <w:rPr>
                        <w:rFonts w:ascii="Cambria Math" w:hAnsi="Cambria Math" w:cs="Arial"/>
                        <w:sz w:val="18"/>
                        <w:szCs w:val="18"/>
                      </w:rPr>
                      <m:t>E</m:t>
                    </m:r>
                  </m:e>
                </m:acc>
              </m:e>
              <m:sub>
                <m:r>
                  <w:rPr>
                    <w:rFonts w:ascii="Cambria Math" w:hAnsi="Cambria Math" w:cs="Arial"/>
                    <w:sz w:val="18"/>
                    <w:szCs w:val="18"/>
                  </w:rPr>
                  <m:t>1</m:t>
                </m:r>
              </m:sub>
            </m:sSub>
          </m:e>
        </m:d>
      </m:oMath>
      <w:r w:rsidRPr="00E83EA2">
        <w:rPr>
          <w:sz w:val="18"/>
          <w:szCs w:val="18"/>
        </w:rPr>
        <w:t xml:space="preserve"> or </w:t>
      </w:r>
      <m:oMath>
        <m:d>
          <m:dPr>
            <m:begChr m:val="‖"/>
            <m:endChr m:val="‖"/>
            <m:ctrlPr>
              <w:rPr>
                <w:rFonts w:ascii="Cambria Math" w:hAnsi="Cambria Math" w:cs="Arial"/>
                <w:i/>
                <w:sz w:val="18"/>
                <w:szCs w:val="18"/>
              </w:rPr>
            </m:ctrlPr>
          </m:dPr>
          <m:e>
            <m:sSub>
              <m:sSubPr>
                <m:ctrlPr>
                  <w:rPr>
                    <w:rFonts w:ascii="Cambria Math" w:hAnsi="Cambria Math" w:cs="Arial"/>
                    <w:i/>
                    <w:sz w:val="18"/>
                    <w:szCs w:val="18"/>
                  </w:rPr>
                </m:ctrlPr>
              </m:sSubPr>
              <m:e>
                <m:acc>
                  <m:accPr>
                    <m:chr m:val="̅"/>
                    <m:ctrlPr>
                      <w:rPr>
                        <w:rFonts w:ascii="Cambria Math" w:hAnsi="Cambria Math" w:cs="Arial"/>
                        <w:i/>
                        <w:sz w:val="18"/>
                        <w:szCs w:val="18"/>
                      </w:rPr>
                    </m:ctrlPr>
                  </m:accPr>
                  <m:e>
                    <m:r>
                      <w:rPr>
                        <w:rFonts w:ascii="Cambria Math" w:hAnsi="Cambria Math" w:cs="Arial"/>
                        <w:sz w:val="18"/>
                        <w:szCs w:val="18"/>
                      </w:rPr>
                      <m:t>E</m:t>
                    </m:r>
                  </m:e>
                </m:acc>
              </m:e>
              <m:sub>
                <m:r>
                  <w:rPr>
                    <w:rFonts w:ascii="Cambria Math" w:hAnsi="Cambria Math" w:cs="Arial"/>
                    <w:sz w:val="18"/>
                    <w:szCs w:val="18"/>
                  </w:rPr>
                  <m:t>2</m:t>
                </m:r>
              </m:sub>
            </m:sSub>
          </m:e>
        </m:d>
      </m:oMath>
      <w:r w:rsidRPr="00E83EA2">
        <w:t xml:space="preserve">) to consider, which is a parameter set by the user.  The user would likely set </w:t>
      </w:r>
      <m:oMath>
        <m:sSub>
          <m:sSubPr>
            <m:ctrlPr>
              <w:rPr>
                <w:rFonts w:ascii="Cambria Math" w:hAnsi="Cambria Math" w:cs="Arial"/>
                <w:i/>
                <w:sz w:val="18"/>
                <w:szCs w:val="18"/>
              </w:rPr>
            </m:ctrlPr>
          </m:sSubPr>
          <m:e>
            <m:r>
              <w:rPr>
                <w:rFonts w:ascii="Cambria Math" w:hAnsi="Cambria Math" w:cs="Arial"/>
                <w:sz w:val="18"/>
                <w:szCs w:val="18"/>
              </w:rPr>
              <m:t>l</m:t>
            </m:r>
          </m:e>
          <m:sub>
            <m:r>
              <w:rPr>
                <w:rFonts w:ascii="Cambria Math" w:hAnsi="Cambria Math" w:cs="Arial"/>
                <w:sz w:val="18"/>
                <w:szCs w:val="18"/>
              </w:rPr>
              <m:t>max</m:t>
            </m:r>
          </m:sub>
        </m:sSub>
      </m:oMath>
      <w:r w:rsidRPr="00E83EA2">
        <w:t xml:space="preserve"> less than or equal to the maximum reach of the robot.</w:t>
      </w:r>
      <w:r w:rsidR="00363C89">
        <w:t xml:space="preserve"> </w:t>
      </w:r>
      <w:r w:rsidR="00ED7F04" w:rsidRPr="00ED7F04">
        <w:t xml:space="preserve">The radius of each obstacle also determines the volume of the </w:t>
      </w:r>
      <w:r w:rsidR="00592E98">
        <w:t>OPV</w:t>
      </w:r>
      <w:r w:rsidR="00ED7F04" w:rsidRPr="00ED7F04">
        <w:t xml:space="preserve">, </w:t>
      </w:r>
      <w:r w:rsidR="00363C89">
        <w:t>defining</w:t>
      </w:r>
      <w:r w:rsidR="00ED7F04" w:rsidRPr="00ED7F04">
        <w:t xml:space="preserve"> the following risk components:</w:t>
      </w:r>
      <w:r w:rsidRPr="00ED7F0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3D7C97" w14:paraId="10788D7A" w14:textId="77777777" w:rsidTr="00497AFF">
        <w:tc>
          <w:tcPr>
            <w:tcW w:w="4675" w:type="dxa"/>
          </w:tcPr>
          <w:p w14:paraId="75B92EE9" w14:textId="68B9F335" w:rsidR="003D7C97" w:rsidRDefault="00DC69D6" w:rsidP="005213F3">
            <w:pPr>
              <w:pStyle w:val="BodyTextIndent"/>
              <w:spacing w:before="60"/>
              <w:ind w:firstLine="0"/>
              <w:rPr>
                <w:kern w:val="0"/>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7</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δ</m:t>
                    </m:r>
                  </m:e>
                  <m:sub>
                    <m:r>
                      <w:rPr>
                        <w:rFonts w:ascii="Cambria Math" w:hAnsi="Cambria Math" w:cs="Arial"/>
                        <w:sz w:val="18"/>
                        <w:szCs w:val="18"/>
                      </w:rPr>
                      <m:t>7</m:t>
                    </m:r>
                  </m:sub>
                </m:sSub>
                <m:r>
                  <w:rPr>
                    <w:rFonts w:ascii="Cambria Math" w:hAnsi="Cambria Math" w:cs="Arial"/>
                    <w:sz w:val="18"/>
                    <w:szCs w:val="18"/>
                  </w:rPr>
                  <m:t>sa</m:t>
                </m:r>
                <m:sSub>
                  <m:sSubPr>
                    <m:ctrlPr>
                      <w:rPr>
                        <w:rFonts w:ascii="Cambria Math" w:hAnsi="Cambria Math" w:cs="Arial"/>
                        <w:i/>
                        <w:sz w:val="18"/>
                        <w:szCs w:val="18"/>
                      </w:rPr>
                    </m:ctrlPr>
                  </m:sSubPr>
                  <m:e>
                    <m:r>
                      <w:rPr>
                        <w:rFonts w:ascii="Cambria Math" w:hAnsi="Cambria Math" w:cs="Arial"/>
                        <w:sz w:val="18"/>
                        <w:szCs w:val="18"/>
                      </w:rPr>
                      <m:t>t</m:t>
                    </m:r>
                  </m:e>
                  <m:sub>
                    <m:d>
                      <m:dPr>
                        <m:ctrlPr>
                          <w:rPr>
                            <w:rFonts w:ascii="Cambria Math" w:hAnsi="Cambria Math" w:cs="Arial"/>
                            <w:i/>
                            <w:sz w:val="18"/>
                            <w:szCs w:val="18"/>
                          </w:rPr>
                        </m:ctrlPr>
                      </m:dPr>
                      <m:e>
                        <m:r>
                          <w:rPr>
                            <w:rFonts w:ascii="Cambria Math" w:hAnsi="Cambria Math" w:cs="Arial"/>
                            <w:sz w:val="18"/>
                            <w:szCs w:val="18"/>
                          </w:rPr>
                          <m:t>0,1</m:t>
                        </m:r>
                      </m:e>
                    </m:d>
                  </m:sub>
                </m:sSub>
                <m:d>
                  <m:dPr>
                    <m:ctrlPr>
                      <w:rPr>
                        <w:rFonts w:ascii="Cambria Math" w:hAnsi="Cambria Math" w:cs="Arial"/>
                        <w:i/>
                        <w:sz w:val="18"/>
                        <w:szCs w:val="18"/>
                      </w:rPr>
                    </m:ctrlPr>
                  </m:dPr>
                  <m:e>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1</m:t>
                            </m:r>
                          </m:sub>
                        </m:sSub>
                      </m:num>
                      <m:den>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max</m:t>
                            </m:r>
                          </m:sub>
                        </m:sSub>
                      </m:den>
                    </m:f>
                  </m:e>
                </m:d>
              </m:oMath>
            </m:oMathPara>
          </w:p>
        </w:tc>
        <w:tc>
          <w:tcPr>
            <w:tcW w:w="445" w:type="dxa"/>
            <w:vAlign w:val="center"/>
          </w:tcPr>
          <w:p w14:paraId="5C49A62A" w14:textId="2D12DF33" w:rsidR="003D7C97" w:rsidRPr="00C9351C" w:rsidRDefault="003D7C97" w:rsidP="00FC4AAE">
            <w:pPr>
              <w:pStyle w:val="BodyTextIndent"/>
              <w:spacing w:before="60"/>
              <w:ind w:firstLine="0"/>
              <w:jc w:val="right"/>
              <w:rPr>
                <w:kern w:val="0"/>
                <w:sz w:val="24"/>
                <w:szCs w:val="24"/>
              </w:rPr>
            </w:pPr>
            <w:r w:rsidRPr="00C9351C">
              <w:rPr>
                <w:kern w:val="0"/>
                <w:sz w:val="24"/>
                <w:szCs w:val="24"/>
              </w:rPr>
              <w:t>(</w:t>
            </w:r>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13</w:t>
            </w:r>
            <w:r w:rsidRPr="00C9351C">
              <w:rPr>
                <w:kern w:val="0"/>
                <w:sz w:val="24"/>
                <w:szCs w:val="24"/>
              </w:rPr>
              <w:fldChar w:fldCharType="end"/>
            </w:r>
            <w:r w:rsidRPr="00C9351C">
              <w:rPr>
                <w:kern w:val="0"/>
                <w:sz w:val="24"/>
                <w:szCs w:val="24"/>
              </w:rPr>
              <w:t>)</w:t>
            </w:r>
          </w:p>
        </w:tc>
      </w:tr>
      <w:tr w:rsidR="003D7C97" w14:paraId="54FC4A89" w14:textId="77777777" w:rsidTr="00A53814">
        <w:trPr>
          <w:trHeight w:val="432"/>
        </w:trPr>
        <w:tc>
          <w:tcPr>
            <w:tcW w:w="4675" w:type="dxa"/>
          </w:tcPr>
          <w:p w14:paraId="7BD82A3A" w14:textId="7D226347" w:rsidR="003D7C97" w:rsidRDefault="00DC69D6" w:rsidP="00FC575B">
            <w:pPr>
              <w:pStyle w:val="BodyTextIndent"/>
              <w:spacing w:before="60" w:after="60"/>
              <w:ind w:firstLine="0"/>
              <w:rPr>
                <w:kern w:val="0"/>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8</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δ</m:t>
                    </m:r>
                  </m:e>
                  <m:sub>
                    <m:r>
                      <w:rPr>
                        <w:rFonts w:ascii="Cambria Math" w:hAnsi="Cambria Math" w:cs="Arial"/>
                        <w:sz w:val="18"/>
                        <w:szCs w:val="18"/>
                      </w:rPr>
                      <m:t>8</m:t>
                    </m:r>
                  </m:sub>
                </m:sSub>
                <m:r>
                  <w:rPr>
                    <w:rFonts w:ascii="Cambria Math" w:hAnsi="Cambria Math" w:cs="Arial"/>
                    <w:sz w:val="18"/>
                    <w:szCs w:val="18"/>
                  </w:rPr>
                  <m:t>sa</m:t>
                </m:r>
                <m:sSub>
                  <m:sSubPr>
                    <m:ctrlPr>
                      <w:rPr>
                        <w:rFonts w:ascii="Cambria Math" w:hAnsi="Cambria Math" w:cs="Arial"/>
                        <w:i/>
                        <w:sz w:val="18"/>
                        <w:szCs w:val="18"/>
                      </w:rPr>
                    </m:ctrlPr>
                  </m:sSubPr>
                  <m:e>
                    <m:r>
                      <w:rPr>
                        <w:rFonts w:ascii="Cambria Math" w:hAnsi="Cambria Math" w:cs="Arial"/>
                        <w:sz w:val="18"/>
                        <w:szCs w:val="18"/>
                      </w:rPr>
                      <m:t>t</m:t>
                    </m:r>
                  </m:e>
                  <m:sub>
                    <m:d>
                      <m:dPr>
                        <m:ctrlPr>
                          <w:rPr>
                            <w:rFonts w:ascii="Cambria Math" w:hAnsi="Cambria Math" w:cs="Arial"/>
                            <w:i/>
                            <w:sz w:val="18"/>
                            <w:szCs w:val="18"/>
                          </w:rPr>
                        </m:ctrlPr>
                      </m:dPr>
                      <m:e>
                        <m:r>
                          <w:rPr>
                            <w:rFonts w:ascii="Cambria Math" w:hAnsi="Cambria Math" w:cs="Arial"/>
                            <w:sz w:val="18"/>
                            <w:szCs w:val="18"/>
                          </w:rPr>
                          <m:t>0,1</m:t>
                        </m:r>
                      </m:e>
                    </m:d>
                  </m:sub>
                </m:sSub>
                <m:d>
                  <m:dPr>
                    <m:ctrlPr>
                      <w:rPr>
                        <w:rFonts w:ascii="Cambria Math" w:hAnsi="Cambria Math" w:cs="Arial"/>
                        <w:i/>
                        <w:sz w:val="18"/>
                        <w:szCs w:val="18"/>
                      </w:rPr>
                    </m:ctrlPr>
                  </m:dPr>
                  <m:e>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2</m:t>
                            </m:r>
                          </m:sub>
                        </m:sSub>
                      </m:num>
                      <m:den>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max</m:t>
                            </m:r>
                          </m:sub>
                        </m:sSub>
                      </m:den>
                    </m:f>
                  </m:e>
                </m:d>
              </m:oMath>
            </m:oMathPara>
          </w:p>
        </w:tc>
        <w:tc>
          <w:tcPr>
            <w:tcW w:w="445" w:type="dxa"/>
            <w:vAlign w:val="center"/>
          </w:tcPr>
          <w:p w14:paraId="2ED8FA04" w14:textId="2F58C8F6" w:rsidR="003D7C97" w:rsidRPr="00C9351C" w:rsidRDefault="003D7C97" w:rsidP="00FC4AAE">
            <w:pPr>
              <w:pStyle w:val="BodyTextIndent"/>
              <w:spacing w:after="60"/>
              <w:ind w:firstLine="0"/>
              <w:jc w:val="right"/>
              <w:rPr>
                <w:kern w:val="0"/>
                <w:sz w:val="24"/>
                <w:szCs w:val="24"/>
              </w:rPr>
            </w:pPr>
            <w:r w:rsidRPr="00C9351C">
              <w:rPr>
                <w:kern w:val="0"/>
                <w:sz w:val="24"/>
                <w:szCs w:val="24"/>
              </w:rPr>
              <w:t>(</w:t>
            </w:r>
            <w:bookmarkStart w:id="27" w:name="eq14"/>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14</w:t>
            </w:r>
            <w:r w:rsidRPr="00C9351C">
              <w:rPr>
                <w:kern w:val="0"/>
                <w:sz w:val="24"/>
                <w:szCs w:val="24"/>
              </w:rPr>
              <w:fldChar w:fldCharType="end"/>
            </w:r>
            <w:bookmarkEnd w:id="27"/>
            <w:r w:rsidRPr="00C9351C">
              <w:rPr>
                <w:kern w:val="0"/>
                <w:sz w:val="24"/>
                <w:szCs w:val="24"/>
              </w:rPr>
              <w:t>)</w:t>
            </w:r>
          </w:p>
        </w:tc>
      </w:tr>
    </w:tbl>
    <w:p w14:paraId="40DB443C" w14:textId="48378EC9" w:rsidR="00497AFF" w:rsidRDefault="00497AFF" w:rsidP="00497AFF">
      <w:pPr>
        <w:pStyle w:val="BodyTextIndent"/>
        <w:ind w:firstLine="0"/>
        <w:rPr>
          <w:kern w:val="0"/>
        </w:rPr>
      </w:pPr>
      <w:r w:rsidRPr="00027DC8">
        <w:rPr>
          <w:kern w:val="0"/>
        </w:rPr>
        <w:t xml:space="preserve">where </w:t>
      </w:r>
      <m:oMath>
        <m:sSub>
          <m:sSubPr>
            <m:ctrlPr>
              <w:rPr>
                <w:rFonts w:ascii="Cambria Math" w:hAnsi="Cambria Math" w:cs="Arial"/>
                <w:i/>
              </w:rPr>
            </m:ctrlPr>
          </m:sSubPr>
          <m:e>
            <m:r>
              <w:rPr>
                <w:rFonts w:ascii="Cambria Math" w:hAnsi="Cambria Math" w:cs="Arial"/>
              </w:rPr>
              <m:t>r</m:t>
            </m:r>
          </m:e>
          <m:sub>
            <m:r>
              <w:rPr>
                <w:rFonts w:ascii="Cambria Math" w:hAnsi="Cambria Math" w:cs="Arial"/>
              </w:rPr>
              <m:t>max</m:t>
            </m:r>
          </m:sub>
        </m:sSub>
      </m:oMath>
      <w:r w:rsidRPr="00027DC8">
        <w:t xml:space="preserve"> is a maximum radius to consider for an obstacle.  This will likely be less than or equal to the reach of the robot.  A limit was placed on the obstacle radius because if each obstacle of the pair were larger in radius than the reach of the robot, then half of the robot’s work area </w:t>
      </w:r>
      <w:r w:rsidR="00FD1C69">
        <w:t xml:space="preserve">would be </w:t>
      </w:r>
      <w:r w:rsidRPr="00027DC8">
        <w:t xml:space="preserve">occupied </w:t>
      </w:r>
      <w:r w:rsidR="002B56D4">
        <w:t>and</w:t>
      </w:r>
      <w:r w:rsidRPr="00027DC8">
        <w:t xml:space="preserve"> unreachable.  </w:t>
      </w:r>
      <w:r w:rsidRPr="00027DC8">
        <w:rPr>
          <w:kern w:val="0"/>
        </w:rPr>
        <w:t>A robot manipulator will more easily get trapped between obstacles of larger radius and can more easily remove itself from the volume between obstacles of smaller radius.</w:t>
      </w:r>
    </w:p>
    <w:p w14:paraId="7303FDC5" w14:textId="7B2B5A76" w:rsidR="00FE2D64" w:rsidRDefault="00FE2D64" w:rsidP="00497AFF">
      <w:pPr>
        <w:pStyle w:val="BodyTextIndent"/>
        <w:ind w:firstLine="0"/>
        <w:rPr>
          <w:kern w:val="0"/>
        </w:rPr>
      </w:pPr>
    </w:p>
    <w:p w14:paraId="493A5049" w14:textId="510875C9" w:rsidR="00FE2D64" w:rsidRPr="00F145BE" w:rsidRDefault="00A225EB" w:rsidP="00FE2D64">
      <w:pPr>
        <w:pStyle w:val="BodyTextIndent"/>
        <w:rPr>
          <w:kern w:val="0"/>
        </w:rPr>
      </w:pPr>
      <w:r w:rsidRPr="006262A3">
        <w:t>The</w:t>
      </w:r>
      <w:r w:rsidR="006262A3" w:rsidRPr="006262A3">
        <w:t xml:space="preserve"> </w:t>
      </w:r>
      <w:r w:rsidR="006262A3" w:rsidRPr="006262A3">
        <w:rPr>
          <w:kern w:val="0"/>
        </w:rPr>
        <w:t xml:space="preserve">estimated risk of passage, </w:t>
      </w:r>
      <m:oMath>
        <m:acc>
          <m:accPr>
            <m:ctrlPr>
              <w:rPr>
                <w:rFonts w:ascii="Cambria Math" w:hAnsi="Cambria Math" w:cs="Arial"/>
                <w:i/>
              </w:rPr>
            </m:ctrlPr>
          </m:accPr>
          <m:e>
            <m:r>
              <w:rPr>
                <w:rFonts w:ascii="Cambria Math" w:hAnsi="Cambria Math" w:cs="Arial"/>
              </w:rPr>
              <m:t>φ</m:t>
            </m:r>
          </m:e>
        </m:acc>
      </m:oMath>
      <w:r w:rsidR="006262A3">
        <w:t xml:space="preserve">, </w:t>
      </w:r>
      <w:r w:rsidR="00127623">
        <w:t>is now defined as the product of a</w:t>
      </w:r>
      <w:r w:rsidR="008222EB" w:rsidRPr="008222EB">
        <w:rPr>
          <w:kern w:val="0"/>
        </w:rPr>
        <w:t xml:space="preserve"> </w:t>
      </w:r>
      <w:r w:rsidR="008222EB">
        <w:rPr>
          <w:kern w:val="0"/>
        </w:rPr>
        <w:t xml:space="preserve">regression </w:t>
      </w:r>
      <w:r w:rsidR="008222EB" w:rsidRPr="007A5EA6">
        <w:rPr>
          <w:kern w:val="0"/>
        </w:rPr>
        <w:t xml:space="preserve">vector </w:t>
      </w:r>
      <m:oMath>
        <m:r>
          <w:rPr>
            <w:rFonts w:ascii="Cambria Math" w:hAnsi="Cambria Math" w:cs="Arial"/>
          </w:rPr>
          <m:t>Y</m:t>
        </m:r>
      </m:oMath>
      <w:r w:rsidR="008222EB">
        <w:t xml:space="preserve"> and a</w:t>
      </w:r>
      <w:r w:rsidR="00127623">
        <w:t xml:space="preserve"> vector</w:t>
      </w:r>
      <w:r w:rsidRPr="006262A3">
        <w:t xml:space="preserve"> </w:t>
      </w:r>
      <m:oMath>
        <m:acc>
          <m:accPr>
            <m:ctrlPr>
              <w:rPr>
                <w:rFonts w:ascii="Cambria Math" w:hAnsi="Cambria Math" w:cs="Arial"/>
                <w:i/>
              </w:rPr>
            </m:ctrlPr>
          </m:accPr>
          <m:e>
            <m:r>
              <w:rPr>
                <w:rFonts w:ascii="Cambria Math" w:hAnsi="Cambria Math" w:cs="Arial"/>
              </w:rPr>
              <m:t>δ</m:t>
            </m:r>
          </m:e>
        </m:acc>
      </m:oMath>
      <w:r w:rsidR="00FE2D64" w:rsidRPr="006262A3">
        <w:t xml:space="preserve"> </w:t>
      </w:r>
      <w:r w:rsidR="00FE2D64" w:rsidRPr="00F145BE">
        <w:t xml:space="preserve">containing </w:t>
      </w:r>
      <w:r w:rsidR="00096F96">
        <w:t xml:space="preserve">estimates of the </w:t>
      </w:r>
      <w:r w:rsidR="00FE2D64" w:rsidRPr="00F145BE">
        <w:t>unknow</w:t>
      </w:r>
      <w:r w:rsidR="00B839BC">
        <w:t>n</w:t>
      </w:r>
      <w:r w:rsidR="00FE2D64" w:rsidRPr="00F145BE">
        <w:t xml:space="preserve"> coefficients </w:t>
      </w:r>
      <w:r w:rsidR="00FE2D64" w:rsidRPr="00F145BE">
        <w:rPr>
          <w:kern w:val="0"/>
        </w:rPr>
        <w:t xml:space="preserve">in </w:t>
      </w:r>
      <w:r w:rsidR="009D5C80">
        <w:rPr>
          <w:kern w:val="0"/>
        </w:rPr>
        <w:t>Eq</w:t>
      </w:r>
      <w:r w:rsidR="00952557">
        <w:rPr>
          <w:kern w:val="0"/>
        </w:rPr>
        <w:t>.</w:t>
      </w:r>
      <w:r w:rsidR="00FE2D64" w:rsidRPr="00F145BE">
        <w:rPr>
          <w:kern w:val="0"/>
        </w:rPr>
        <w:t xml:space="preserve"> </w:t>
      </w:r>
      <w:r w:rsidR="001042D4" w:rsidRPr="00D07C54">
        <w:rPr>
          <w:kern w:val="0"/>
        </w:rPr>
        <w:t>(</w:t>
      </w:r>
      <w:r w:rsidR="007867C8">
        <w:rPr>
          <w:kern w:val="0"/>
        </w:rPr>
        <w:t>5</w:t>
      </w:r>
      <w:r w:rsidR="001042D4" w:rsidRPr="00D07C54">
        <w:rPr>
          <w:kern w:val="0"/>
        </w:rPr>
        <w:t>)</w:t>
      </w:r>
      <w:r w:rsidR="005A26DD" w:rsidRPr="00D07C54">
        <w:rPr>
          <w:kern w:val="0"/>
        </w:rPr>
        <w:t xml:space="preserve"> </w:t>
      </w:r>
      <w:r w:rsidR="00FE2D64" w:rsidRPr="00D07C54">
        <w:rPr>
          <w:kern w:val="0"/>
        </w:rPr>
        <w:t>through</w:t>
      </w:r>
      <w:r w:rsidR="005A26DD" w:rsidRPr="00D07C54">
        <w:rPr>
          <w:kern w:val="0"/>
        </w:rPr>
        <w:t xml:space="preserve"> </w:t>
      </w:r>
      <w:r w:rsidR="001042D4" w:rsidRPr="00D07C54">
        <w:rPr>
          <w:kern w:val="0"/>
        </w:rPr>
        <w:t>(</w:t>
      </w:r>
      <w:r w:rsidR="001042D4" w:rsidRPr="00D07C54">
        <w:rPr>
          <w:kern w:val="0"/>
        </w:rPr>
        <w:fldChar w:fldCharType="begin"/>
      </w:r>
      <w:r w:rsidR="001042D4" w:rsidRPr="00D07C54">
        <w:rPr>
          <w:kern w:val="0"/>
        </w:rPr>
        <w:instrText xml:space="preserve"> REF eq14 \h </w:instrText>
      </w:r>
      <w:r w:rsidR="00D07C54" w:rsidRPr="00D07C54">
        <w:rPr>
          <w:kern w:val="0"/>
        </w:rPr>
        <w:instrText xml:space="preserve"> \* MERGEFORMAT </w:instrText>
      </w:r>
      <w:r w:rsidR="001042D4" w:rsidRPr="00D07C54">
        <w:rPr>
          <w:kern w:val="0"/>
        </w:rPr>
      </w:r>
      <w:r w:rsidR="001042D4" w:rsidRPr="00D07C54">
        <w:rPr>
          <w:kern w:val="0"/>
        </w:rPr>
        <w:fldChar w:fldCharType="separate"/>
      </w:r>
      <w:ins w:id="28" w:author="Flowers,Jared" w:date="2021-03-20T21:27:00Z">
        <w:r w:rsidR="0053008A" w:rsidRPr="0053008A">
          <w:rPr>
            <w:noProof/>
            <w:kern w:val="0"/>
            <w:rPrChange w:id="29" w:author="Flowers,Jared" w:date="2021-03-20T21:27:00Z">
              <w:rPr>
                <w:noProof/>
                <w:kern w:val="0"/>
                <w:sz w:val="24"/>
                <w:szCs w:val="24"/>
              </w:rPr>
            </w:rPrChange>
          </w:rPr>
          <w:t>14</w:t>
        </w:r>
      </w:ins>
      <w:del w:id="30" w:author="Flowers,Jared" w:date="2021-03-20T21:27:00Z">
        <w:r w:rsidR="005548FC" w:rsidRPr="00702E0F" w:rsidDel="0053008A">
          <w:rPr>
            <w:noProof/>
            <w:kern w:val="0"/>
          </w:rPr>
          <w:delText>14</w:delText>
        </w:r>
      </w:del>
      <w:r w:rsidR="001042D4" w:rsidRPr="00D07C54">
        <w:rPr>
          <w:kern w:val="0"/>
        </w:rPr>
        <w:fldChar w:fldCharType="end"/>
      </w:r>
      <w:r w:rsidR="001042D4" w:rsidRPr="00D07C54">
        <w:rPr>
          <w:kern w:val="0"/>
        </w:rPr>
        <w:t>)</w:t>
      </w:r>
      <w:r w:rsidR="00FE2D64" w:rsidRPr="00F145BE">
        <w:t>,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B22DE7" w:rsidRPr="00C9351C" w14:paraId="622960F3" w14:textId="77777777" w:rsidTr="00FC4AAE">
        <w:trPr>
          <w:trHeight w:val="261"/>
        </w:trPr>
        <w:tc>
          <w:tcPr>
            <w:tcW w:w="4675" w:type="dxa"/>
          </w:tcPr>
          <w:p w14:paraId="0C4CFCE1" w14:textId="3C705544" w:rsidR="00B22DE7" w:rsidRDefault="00DC69D6" w:rsidP="00FC575B">
            <w:pPr>
              <w:pStyle w:val="BodyTextIndent"/>
              <w:spacing w:before="60"/>
              <w:ind w:firstLine="0"/>
              <w:rPr>
                <w:kern w:val="0"/>
              </w:rPr>
            </w:pPr>
            <m:oMathPara>
              <m:oMath>
                <m:acc>
                  <m:accPr>
                    <m:ctrlPr>
                      <w:rPr>
                        <w:rFonts w:ascii="Cambria Math" w:hAnsi="Cambria Math" w:cs="Arial"/>
                        <w:i/>
                        <w:sz w:val="18"/>
                        <w:szCs w:val="18"/>
                      </w:rPr>
                    </m:ctrlPr>
                  </m:accPr>
                  <m:e>
                    <m:r>
                      <w:rPr>
                        <w:rFonts w:ascii="Cambria Math" w:hAnsi="Cambria Math" w:cs="Arial"/>
                        <w:sz w:val="18"/>
                        <w:szCs w:val="18"/>
                      </w:rPr>
                      <m:t>φ</m:t>
                    </m:r>
                  </m:e>
                </m:acc>
                <m:r>
                  <w:rPr>
                    <w:rFonts w:ascii="Cambria Math" w:hAnsi="Cambria Math" w:cs="Arial"/>
                    <w:sz w:val="18"/>
                    <w:szCs w:val="18"/>
                  </w:rPr>
                  <m:t>=Y</m:t>
                </m:r>
                <m:acc>
                  <m:accPr>
                    <m:ctrlPr>
                      <w:rPr>
                        <w:rFonts w:ascii="Cambria Math" w:hAnsi="Cambria Math" w:cs="Arial"/>
                        <w:i/>
                        <w:sz w:val="18"/>
                        <w:szCs w:val="18"/>
                      </w:rPr>
                    </m:ctrlPr>
                  </m:accPr>
                  <m:e>
                    <m:r>
                      <w:rPr>
                        <w:rFonts w:ascii="Cambria Math" w:hAnsi="Cambria Math" w:cs="Arial"/>
                        <w:sz w:val="18"/>
                        <w:szCs w:val="18"/>
                      </w:rPr>
                      <m:t>δ</m:t>
                    </m:r>
                  </m:e>
                </m:acc>
                <m:r>
                  <w:rPr>
                    <w:rFonts w:ascii="Cambria Math" w:hAnsi="Cambria Math" w:cs="Arial"/>
                    <w:sz w:val="18"/>
                    <w:szCs w:val="18"/>
                  </w:rPr>
                  <m:t>=</m:t>
                </m:r>
                <m:d>
                  <m:dPr>
                    <m:begChr m:val="["/>
                    <m:endChr m:val="]"/>
                    <m:ctrlPr>
                      <w:rPr>
                        <w:rFonts w:ascii="Cambria Math" w:hAnsi="Cambria Math" w:cs="Arial"/>
                        <w:i/>
                        <w:sz w:val="18"/>
                        <w:szCs w:val="18"/>
                      </w:rPr>
                    </m:ctrlPr>
                  </m:dPr>
                  <m:e>
                    <m:m>
                      <m:mPr>
                        <m:mcs>
                          <m:mc>
                            <m:mcPr>
                              <m:count m:val="3"/>
                              <m:mcJc m:val="center"/>
                            </m:mcPr>
                          </m:mc>
                        </m:mcs>
                        <m:ctrlPr>
                          <w:rPr>
                            <w:rFonts w:ascii="Cambria Math" w:hAnsi="Cambria Math" w:cs="Arial"/>
                            <w:i/>
                            <w:sz w:val="18"/>
                            <w:szCs w:val="18"/>
                          </w:rPr>
                        </m:ctrlPr>
                      </m:mPr>
                      <m:mr>
                        <m:e>
                          <m:sSub>
                            <m:sSubPr>
                              <m:ctrlPr>
                                <w:rPr>
                                  <w:rFonts w:ascii="Cambria Math" w:hAnsi="Cambria Math" w:cs="Arial"/>
                                  <w:i/>
                                  <w:sz w:val="18"/>
                                  <w:szCs w:val="18"/>
                                </w:rPr>
                              </m:ctrlPr>
                            </m:sSubPr>
                            <m:e>
                              <m:r>
                                <w:rPr>
                                  <w:rFonts w:ascii="Cambria Math" w:hAnsi="Cambria Math" w:cs="Arial"/>
                                  <w:sz w:val="18"/>
                                  <w:szCs w:val="18"/>
                                </w:rPr>
                                <m:t>Y</m:t>
                              </m:r>
                            </m:e>
                            <m:sub>
                              <m:r>
                                <w:rPr>
                                  <w:rFonts w:ascii="Cambria Math" w:hAnsi="Cambria Math" w:cs="Arial"/>
                                  <w:sz w:val="18"/>
                                  <w:szCs w:val="18"/>
                                </w:rPr>
                                <m:t>1</m:t>
                              </m:r>
                            </m:sub>
                          </m:sSub>
                        </m:e>
                        <m:e>
                          <m:r>
                            <w:rPr>
                              <w:rFonts w:ascii="Cambria Math" w:hAnsi="Cambria Math" w:cs="Arial"/>
                              <w:sz w:val="18"/>
                              <w:szCs w:val="18"/>
                            </w:rPr>
                            <m:t>…</m:t>
                          </m:r>
                        </m:e>
                        <m:e>
                          <m:sSub>
                            <m:sSubPr>
                              <m:ctrlPr>
                                <w:rPr>
                                  <w:rFonts w:ascii="Cambria Math" w:hAnsi="Cambria Math" w:cs="Arial"/>
                                  <w:i/>
                                  <w:sz w:val="18"/>
                                  <w:szCs w:val="18"/>
                                </w:rPr>
                              </m:ctrlPr>
                            </m:sSubPr>
                            <m:e>
                              <m:r>
                                <w:rPr>
                                  <w:rFonts w:ascii="Cambria Math" w:hAnsi="Cambria Math" w:cs="Arial"/>
                                  <w:sz w:val="18"/>
                                  <w:szCs w:val="18"/>
                                </w:rPr>
                                <m:t>Y</m:t>
                              </m:r>
                            </m:e>
                            <m:sub>
                              <m:r>
                                <w:rPr>
                                  <w:rFonts w:ascii="Cambria Math" w:hAnsi="Cambria Math" w:cs="Arial"/>
                                  <w:sz w:val="18"/>
                                  <w:szCs w:val="18"/>
                                </w:rPr>
                                <m:t>8</m:t>
                              </m:r>
                            </m:sub>
                          </m:sSub>
                        </m:e>
                      </m:mr>
                    </m:m>
                  </m:e>
                </m:d>
                <m:sSup>
                  <m:sSupPr>
                    <m:ctrlPr>
                      <w:rPr>
                        <w:rFonts w:ascii="Cambria Math" w:hAnsi="Cambria Math" w:cs="Arial"/>
                        <w:i/>
                        <w:sz w:val="18"/>
                        <w:szCs w:val="18"/>
                      </w:rPr>
                    </m:ctrlPr>
                  </m:sSupPr>
                  <m:e>
                    <m:d>
                      <m:dPr>
                        <m:begChr m:val="["/>
                        <m:endChr m:val="]"/>
                        <m:ctrlPr>
                          <w:rPr>
                            <w:rFonts w:ascii="Cambria Math" w:hAnsi="Cambria Math" w:cs="Arial"/>
                            <w:i/>
                            <w:sz w:val="18"/>
                            <w:szCs w:val="18"/>
                          </w:rPr>
                        </m:ctrlPr>
                      </m:dPr>
                      <m:e>
                        <m:m>
                          <m:mPr>
                            <m:mcs>
                              <m:mc>
                                <m:mcPr>
                                  <m:count m:val="3"/>
                                  <m:mcJc m:val="center"/>
                                </m:mcPr>
                              </m:mc>
                            </m:mcs>
                            <m:ctrlPr>
                              <w:rPr>
                                <w:rFonts w:ascii="Cambria Math" w:hAnsi="Cambria Math" w:cs="Arial"/>
                                <w:i/>
                                <w:sz w:val="18"/>
                                <w:szCs w:val="18"/>
                              </w:rPr>
                            </m:ctrlPr>
                          </m:mPr>
                          <m:m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δ</m:t>
                                  </m:r>
                                </m:e>
                                <m:sub>
                                  <m:r>
                                    <w:rPr>
                                      <w:rFonts w:ascii="Cambria Math" w:eastAsia="Cambria Math" w:hAnsi="Cambria Math" w:cs="Cambria Math"/>
                                      <w:sz w:val="18"/>
                                      <w:szCs w:val="18"/>
                                    </w:rPr>
                                    <m:t>1</m:t>
                                  </m:r>
                                </m:sub>
                              </m:sSub>
                              <m:ctrlPr>
                                <w:rPr>
                                  <w:rFonts w:ascii="Cambria Math" w:eastAsia="Cambria Math" w:hAnsi="Cambria Math" w:cs="Cambria Math"/>
                                  <w:i/>
                                  <w:sz w:val="18"/>
                                  <w:szCs w:val="18"/>
                                </w:rPr>
                              </m:ctrlPr>
                            </m:e>
                            <m:e>
                              <m:r>
                                <w:rPr>
                                  <w:rFonts w:ascii="Cambria Math" w:eastAsia="Cambria Math" w:hAnsi="Cambria Math" w:cs="Cambria Math"/>
                                  <w:sz w:val="18"/>
                                  <w:szCs w:val="18"/>
                                </w:rPr>
                                <m:t>…</m:t>
                              </m:r>
                              <m:ctrlPr>
                                <w:rPr>
                                  <w:rFonts w:ascii="Cambria Math" w:eastAsia="Cambria Math" w:hAnsi="Cambria Math" w:cs="Cambria Math"/>
                                  <w:i/>
                                  <w:sz w:val="18"/>
                                  <w:szCs w:val="18"/>
                                </w:rPr>
                              </m:ctrlPr>
                            </m:e>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δ</m:t>
                                  </m:r>
                                </m:e>
                                <m:sub>
                                  <m:r>
                                    <w:rPr>
                                      <w:rFonts w:ascii="Cambria Math" w:eastAsia="Cambria Math" w:hAnsi="Cambria Math" w:cs="Cambria Math"/>
                                      <w:sz w:val="18"/>
                                      <w:szCs w:val="18"/>
                                    </w:rPr>
                                    <m:t>8</m:t>
                                  </m:r>
                                </m:sub>
                              </m:sSub>
                            </m:e>
                          </m:mr>
                        </m:m>
                      </m:e>
                    </m:d>
                  </m:e>
                  <m:sup>
                    <m:r>
                      <w:rPr>
                        <w:rFonts w:ascii="Cambria Math" w:hAnsi="Cambria Math" w:cs="Arial"/>
                        <w:sz w:val="18"/>
                        <w:szCs w:val="18"/>
                      </w:rPr>
                      <m:t>T</m:t>
                    </m:r>
                  </m:sup>
                </m:sSup>
                <m:r>
                  <w:rPr>
                    <w:rFonts w:ascii="Cambria Math" w:hAnsi="Cambria Math" w:cs="Arial"/>
                    <w:sz w:val="18"/>
                    <w:szCs w:val="18"/>
                  </w:rPr>
                  <m:t>,</m:t>
                </m:r>
              </m:oMath>
            </m:oMathPara>
          </w:p>
        </w:tc>
        <w:tc>
          <w:tcPr>
            <w:tcW w:w="445" w:type="dxa"/>
            <w:vAlign w:val="center"/>
          </w:tcPr>
          <w:p w14:paraId="008DFCD6" w14:textId="01F551BD" w:rsidR="00B22DE7" w:rsidRPr="00C9351C" w:rsidRDefault="00B22DE7" w:rsidP="00815162">
            <w:pPr>
              <w:pStyle w:val="BodyTextIndent"/>
              <w:spacing w:before="60"/>
              <w:ind w:firstLine="0"/>
              <w:jc w:val="right"/>
              <w:rPr>
                <w:kern w:val="0"/>
                <w:sz w:val="24"/>
                <w:szCs w:val="24"/>
              </w:rPr>
            </w:pPr>
            <w:r w:rsidRPr="00C9351C">
              <w:rPr>
                <w:kern w:val="0"/>
                <w:sz w:val="24"/>
                <w:szCs w:val="24"/>
              </w:rPr>
              <w:t>(</w:t>
            </w:r>
            <w:bookmarkStart w:id="31" w:name="ref31"/>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15</w:t>
            </w:r>
            <w:r w:rsidRPr="00C9351C">
              <w:rPr>
                <w:kern w:val="0"/>
                <w:sz w:val="24"/>
                <w:szCs w:val="24"/>
              </w:rPr>
              <w:fldChar w:fldCharType="end"/>
            </w:r>
            <w:bookmarkEnd w:id="31"/>
            <w:r w:rsidRPr="00C9351C">
              <w:rPr>
                <w:kern w:val="0"/>
                <w:sz w:val="24"/>
                <w:szCs w:val="24"/>
              </w:rPr>
              <w:t>)</w:t>
            </w:r>
          </w:p>
        </w:tc>
      </w:tr>
      <w:tr w:rsidR="007C1632" w:rsidRPr="00C9351C" w14:paraId="3B0F1FB7" w14:textId="77777777" w:rsidTr="00FC4AAE">
        <w:trPr>
          <w:trHeight w:val="261"/>
        </w:trPr>
        <w:tc>
          <w:tcPr>
            <w:tcW w:w="4675" w:type="dxa"/>
          </w:tcPr>
          <w:p w14:paraId="3700827F" w14:textId="5BB1B5FA" w:rsidR="007C1632" w:rsidRDefault="00DC69D6" w:rsidP="00FC575B">
            <w:pPr>
              <w:pStyle w:val="BodyTextIndent"/>
              <w:ind w:firstLine="0"/>
              <w:rPr>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Y</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i</m:t>
                        </m:r>
                      </m:sub>
                    </m:sSub>
                  </m:num>
                  <m:den>
                    <m:sSub>
                      <m:sSubPr>
                        <m:ctrlPr>
                          <w:rPr>
                            <w:rFonts w:ascii="Cambria Math" w:hAnsi="Cambria Math" w:cs="Arial"/>
                            <w:i/>
                            <w:sz w:val="18"/>
                            <w:szCs w:val="18"/>
                          </w:rPr>
                        </m:ctrlPr>
                      </m:sSubPr>
                      <m:e>
                        <m:r>
                          <w:rPr>
                            <w:rFonts w:ascii="Cambria Math" w:hAnsi="Cambria Math" w:cs="Arial"/>
                            <w:sz w:val="18"/>
                            <w:szCs w:val="18"/>
                          </w:rPr>
                          <m:t>δ</m:t>
                        </m:r>
                      </m:e>
                      <m:sub>
                        <m:r>
                          <w:rPr>
                            <w:rFonts w:ascii="Cambria Math" w:hAnsi="Cambria Math" w:cs="Arial"/>
                            <w:sz w:val="18"/>
                            <w:szCs w:val="18"/>
                          </w:rPr>
                          <m:t>i</m:t>
                        </m:r>
                      </m:sub>
                    </m:sSub>
                  </m:den>
                </m:f>
                <m:r>
                  <w:rPr>
                    <w:rFonts w:ascii="Cambria Math" w:hAnsi="Cambria Math" w:cs="Arial"/>
                    <w:sz w:val="18"/>
                    <w:szCs w:val="18"/>
                  </w:rPr>
                  <m:t>, i=</m:t>
                </m:r>
                <m:d>
                  <m:dPr>
                    <m:begChr m:val="{"/>
                    <m:endChr m:val="}"/>
                    <m:ctrlPr>
                      <w:rPr>
                        <w:rFonts w:ascii="Cambria Math" w:hAnsi="Cambria Math" w:cs="Arial"/>
                        <w:i/>
                        <w:sz w:val="18"/>
                        <w:szCs w:val="18"/>
                      </w:rPr>
                    </m:ctrlPr>
                  </m:dPr>
                  <m:e>
                    <m:r>
                      <w:rPr>
                        <w:rFonts w:ascii="Cambria Math" w:hAnsi="Cambria Math" w:cs="Arial"/>
                        <w:sz w:val="18"/>
                        <w:szCs w:val="18"/>
                      </w:rPr>
                      <m:t>1, …, 8</m:t>
                    </m:r>
                  </m:e>
                </m:d>
                <m:r>
                  <w:rPr>
                    <w:rFonts w:ascii="Cambria Math" w:hAnsi="Cambria Math"/>
                    <w:sz w:val="18"/>
                    <w:szCs w:val="18"/>
                  </w:rPr>
                  <m:t>.</m:t>
                </m:r>
              </m:oMath>
            </m:oMathPara>
          </w:p>
        </w:tc>
        <w:tc>
          <w:tcPr>
            <w:tcW w:w="445" w:type="dxa"/>
            <w:vAlign w:val="center"/>
          </w:tcPr>
          <w:p w14:paraId="299B04AD" w14:textId="1B677B04" w:rsidR="007C1632" w:rsidRPr="00C9351C" w:rsidRDefault="007C1632" w:rsidP="00FC575B">
            <w:pPr>
              <w:pStyle w:val="BodyTextIndent"/>
              <w:ind w:firstLine="0"/>
              <w:jc w:val="right"/>
              <w:rPr>
                <w:kern w:val="0"/>
                <w:sz w:val="24"/>
                <w:szCs w:val="24"/>
              </w:rPr>
            </w:pPr>
            <w:r w:rsidRPr="00C9351C">
              <w:rPr>
                <w:kern w:val="0"/>
                <w:sz w:val="24"/>
                <w:szCs w:val="24"/>
              </w:rPr>
              <w:t>(</w:t>
            </w:r>
            <w:bookmarkStart w:id="32" w:name="eq18"/>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16</w:t>
            </w:r>
            <w:r w:rsidRPr="00C9351C">
              <w:rPr>
                <w:kern w:val="0"/>
                <w:sz w:val="24"/>
                <w:szCs w:val="24"/>
              </w:rPr>
              <w:fldChar w:fldCharType="end"/>
            </w:r>
            <w:bookmarkEnd w:id="32"/>
            <w:r w:rsidRPr="00C9351C">
              <w:rPr>
                <w:kern w:val="0"/>
                <w:sz w:val="24"/>
                <w:szCs w:val="24"/>
              </w:rPr>
              <w:t>)</w:t>
            </w:r>
          </w:p>
        </w:tc>
      </w:tr>
    </w:tbl>
    <w:p w14:paraId="18CAE607" w14:textId="207C2720" w:rsidR="00600EF9" w:rsidRDefault="00600EF9" w:rsidP="00B9750D">
      <w:pPr>
        <w:pStyle w:val="BodyTextIndent"/>
        <w:ind w:firstLine="0"/>
        <w:rPr>
          <w:kern w:val="0"/>
        </w:rPr>
      </w:pPr>
    </w:p>
    <w:p w14:paraId="7962A7ED" w14:textId="662A8BC8" w:rsidR="00BF265D" w:rsidRDefault="009C7762" w:rsidP="000552C1">
      <w:pPr>
        <w:pStyle w:val="BodyTextIndent"/>
        <w:rPr>
          <w:kern w:val="0"/>
        </w:rPr>
      </w:pPr>
      <w:r w:rsidRPr="009C7762">
        <w:rPr>
          <w:kern w:val="0"/>
        </w:rPr>
        <w:t xml:space="preserve">The actual risk can only be updated </w:t>
      </w:r>
      <w:r w:rsidR="00256AF5">
        <w:rPr>
          <w:kern w:val="0"/>
        </w:rPr>
        <w:t xml:space="preserve">once </w:t>
      </w:r>
      <w:r w:rsidRPr="009C7762">
        <w:rPr>
          <w:kern w:val="0"/>
        </w:rPr>
        <w:t xml:space="preserve">robot passage through the OPV becomes prohibited due to OPV size at </w:t>
      </w:r>
      <w:r w:rsidR="00256AF5">
        <w:rPr>
          <w:kern w:val="0"/>
        </w:rPr>
        <w:t>that time.</w:t>
      </w:r>
      <w:r w:rsidRPr="009C7762">
        <w:rPr>
          <w:kern w:val="0"/>
        </w:rPr>
        <w:t xml:space="preserve"> The actual risk is a function of the likelihood of a collision occurring, the time the manipulator trajectory planner </w:t>
      </w:r>
      <w:r w:rsidR="004D4996">
        <w:rPr>
          <w:kern w:val="0"/>
        </w:rPr>
        <w:t xml:space="preserve">is generating a new </w:t>
      </w:r>
      <w:r w:rsidR="002E0A3C">
        <w:rPr>
          <w:kern w:val="0"/>
        </w:rPr>
        <w:t>trajectory</w:t>
      </w:r>
      <w:r w:rsidR="00E130F3">
        <w:rPr>
          <w:kern w:val="0"/>
        </w:rPr>
        <w:t>,</w:t>
      </w:r>
      <w:r w:rsidRPr="009C7762">
        <w:rPr>
          <w:kern w:val="0"/>
        </w:rPr>
        <w:t xml:space="preserve"> as well as the additional time the manipulator takes to move around the obstacle pair volume.  This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511D27" w:rsidRPr="00C9351C" w14:paraId="756AB8CE" w14:textId="77777777" w:rsidTr="009C7762">
        <w:tc>
          <w:tcPr>
            <w:tcW w:w="4675" w:type="dxa"/>
          </w:tcPr>
          <w:p w14:paraId="2F16C88B" w14:textId="0941723E" w:rsidR="00511D27" w:rsidRDefault="0011486D" w:rsidP="005213F3">
            <w:pPr>
              <w:pStyle w:val="BodyTextIndent"/>
              <w:spacing w:before="60" w:after="60"/>
              <w:ind w:firstLine="0"/>
              <w:rPr>
                <w:sz w:val="18"/>
                <w:szCs w:val="18"/>
              </w:rPr>
            </w:pPr>
            <m:oMathPara>
              <m:oMath>
                <m:r>
                  <w:rPr>
                    <w:rFonts w:ascii="Cambria Math" w:hAnsi="Cambria Math" w:cs="Arial"/>
                  </w:rPr>
                  <m:t>φ</m:t>
                </m:r>
                <m:d>
                  <m:dPr>
                    <m:ctrlPr>
                      <w:rPr>
                        <w:rFonts w:ascii="Cambria Math" w:hAnsi="Cambria Math" w:cs="Arial"/>
                        <w:i/>
                      </w:rPr>
                    </m:ctrlPr>
                  </m:dPr>
                  <m:e>
                    <m:r>
                      <w:rPr>
                        <w:rFonts w:ascii="Cambria Math" w:hAnsi="Cambria Math" w:cs="Arial"/>
                      </w:rPr>
                      <m:t>k</m:t>
                    </m:r>
                  </m:e>
                </m:d>
                <m:r>
                  <w:rPr>
                    <w:rFonts w:ascii="Cambria Math" w:hAnsi="Cambria Math" w:cs="Arial"/>
                  </w:rPr>
                  <m:t>=</m:t>
                </m:r>
                <m:f>
                  <m:fPr>
                    <m:ctrlPr>
                      <w:rPr>
                        <w:rFonts w:ascii="Cambria Math" w:hAnsi="Cambria Math" w:cs="Arial"/>
                        <w:i/>
                      </w:rPr>
                    </m:ctrlPr>
                  </m:fPr>
                  <m:num>
                    <m:r>
                      <w:rPr>
                        <w:rFonts w:ascii="Cambria Math" w:hAnsi="Cambria Math" w:cs="Arial"/>
                      </w:rPr>
                      <m:t>m</m:t>
                    </m:r>
                  </m:num>
                  <m:den>
                    <m:r>
                      <w:rPr>
                        <w:rFonts w:ascii="Cambria Math" w:hAnsi="Cambria Math" w:cs="Arial"/>
                      </w:rPr>
                      <m:t>k</m:t>
                    </m:r>
                  </m:den>
                </m:f>
                <m:func>
                  <m:funcPr>
                    <m:ctrlPr>
                      <w:rPr>
                        <w:rFonts w:ascii="Cambria Math" w:hAnsi="Cambria Math" w:cs="Arial"/>
                        <w:i/>
                      </w:rPr>
                    </m:ctrlPr>
                  </m:funcPr>
                  <m:fName>
                    <m:r>
                      <m:rPr>
                        <m:sty m:val="p"/>
                      </m:rPr>
                      <w:rPr>
                        <w:rFonts w:ascii="Cambria Math" w:hAnsi="Cambria Math" w:cs="Arial"/>
                      </w:rPr>
                      <m:t>min</m:t>
                    </m:r>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t</m:t>
                                </m:r>
                              </m:e>
                              <m:sub>
                                <m:r>
                                  <w:rPr>
                                    <w:rFonts w:ascii="Cambria Math" w:hAnsi="Cambria Math" w:cs="Arial"/>
                                  </w:rPr>
                                  <m:t>replan</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exec</m:t>
                                </m:r>
                              </m:sub>
                            </m:sSub>
                          </m:num>
                          <m:den>
                            <m:sSub>
                              <m:sSubPr>
                                <m:ctrlPr>
                                  <w:rPr>
                                    <w:rFonts w:ascii="Cambria Math" w:hAnsi="Cambria Math"/>
                                    <w:i/>
                                  </w:rPr>
                                </m:ctrlPr>
                              </m:sSubPr>
                              <m:e>
                                <m:r>
                                  <w:rPr>
                                    <w:rFonts w:ascii="Cambria Math" w:hAnsi="Cambria Math"/>
                                  </w:rPr>
                                  <m:t>t</m:t>
                                </m:r>
                              </m:e>
                              <m:sub>
                                <m:r>
                                  <w:rPr>
                                    <w:rFonts w:ascii="Cambria Math" w:hAnsi="Cambria Math"/>
                                  </w:rPr>
                                  <m:t>dela</m:t>
                                </m:r>
                                <m:sSub>
                                  <m:sSubPr>
                                    <m:ctrlPr>
                                      <w:rPr>
                                        <w:rFonts w:ascii="Cambria Math" w:hAnsi="Cambria Math"/>
                                        <w:i/>
                                      </w:rPr>
                                    </m:ctrlPr>
                                  </m:sSubPr>
                                  <m:e>
                                    <m:r>
                                      <w:rPr>
                                        <w:rFonts w:ascii="Cambria Math" w:hAnsi="Cambria Math"/>
                                      </w:rPr>
                                      <m:t>y</m:t>
                                    </m:r>
                                  </m:e>
                                  <m:sub>
                                    <m:r>
                                      <w:rPr>
                                        <w:rFonts w:ascii="Cambria Math" w:hAnsi="Cambria Math"/>
                                      </w:rPr>
                                      <m:t>max</m:t>
                                    </m:r>
                                  </m:sub>
                                </m:sSub>
                              </m:sub>
                            </m:sSub>
                          </m:den>
                        </m:f>
                        <m:r>
                          <w:rPr>
                            <w:rFonts w:ascii="Cambria Math" w:hAnsi="Cambria Math" w:cs="Arial"/>
                          </w:rPr>
                          <m:t>,1</m:t>
                        </m:r>
                      </m:e>
                    </m:d>
                  </m:e>
                </m:func>
              </m:oMath>
            </m:oMathPara>
          </w:p>
        </w:tc>
        <w:tc>
          <w:tcPr>
            <w:tcW w:w="445" w:type="dxa"/>
            <w:vAlign w:val="center"/>
          </w:tcPr>
          <w:p w14:paraId="18184062" w14:textId="7D948052" w:rsidR="00511D27" w:rsidRPr="00C9351C" w:rsidRDefault="00511D27" w:rsidP="00FC4AAE">
            <w:pPr>
              <w:pStyle w:val="BodyTextIndent"/>
              <w:spacing w:before="60" w:after="60"/>
              <w:ind w:firstLine="0"/>
              <w:jc w:val="right"/>
              <w:rPr>
                <w:kern w:val="0"/>
                <w:sz w:val="24"/>
                <w:szCs w:val="24"/>
              </w:rPr>
            </w:pPr>
            <w:r w:rsidRPr="00C9351C">
              <w:rPr>
                <w:kern w:val="0"/>
                <w:sz w:val="24"/>
                <w:szCs w:val="24"/>
              </w:rPr>
              <w:t>(</w:t>
            </w:r>
            <w:bookmarkStart w:id="33" w:name="eq19"/>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17</w:t>
            </w:r>
            <w:r w:rsidRPr="00C9351C">
              <w:rPr>
                <w:kern w:val="0"/>
                <w:sz w:val="24"/>
                <w:szCs w:val="24"/>
              </w:rPr>
              <w:fldChar w:fldCharType="end"/>
            </w:r>
            <w:bookmarkEnd w:id="33"/>
            <w:r w:rsidRPr="00C9351C">
              <w:rPr>
                <w:kern w:val="0"/>
                <w:sz w:val="24"/>
                <w:szCs w:val="24"/>
              </w:rPr>
              <w:t>)</w:t>
            </w:r>
          </w:p>
        </w:tc>
      </w:tr>
    </w:tbl>
    <w:p w14:paraId="03204FB3" w14:textId="4E12B63C" w:rsidR="00DF501E" w:rsidRDefault="00DF501E" w:rsidP="00DF501E">
      <w:pPr>
        <w:pStyle w:val="BodyTextIndent"/>
        <w:ind w:firstLine="0"/>
      </w:pPr>
      <w:r w:rsidRPr="00DF501E">
        <w:rPr>
          <w:kern w:val="0"/>
        </w:rPr>
        <w:t xml:space="preserve">where </w:t>
      </w:r>
      <m:oMath>
        <m:r>
          <w:rPr>
            <w:rFonts w:ascii="Cambria Math" w:hAnsi="Cambria Math"/>
            <w:kern w:val="0"/>
          </w:rPr>
          <m:t>m</m:t>
        </m:r>
      </m:oMath>
      <w:r w:rsidRPr="00DF501E">
        <w:rPr>
          <w:kern w:val="0"/>
        </w:rPr>
        <w:t xml:space="preserve"> is the number of times a re-plan was needed to navigate around the obstacles and </w:t>
      </w:r>
      <m:oMath>
        <m:r>
          <w:rPr>
            <w:rFonts w:ascii="Cambria Math" w:hAnsi="Cambria Math"/>
            <w:kern w:val="0"/>
          </w:rPr>
          <m:t>k</m:t>
        </m:r>
      </m:oMath>
      <w:r w:rsidRPr="00DF501E">
        <w:rPr>
          <w:kern w:val="0"/>
        </w:rPr>
        <w:t xml:space="preserve"> is the total number of </w:t>
      </w:r>
      <w:r w:rsidR="005351E3">
        <w:rPr>
          <w:kern w:val="0"/>
        </w:rPr>
        <w:t>simulated workcell cycles</w:t>
      </w:r>
      <w:r w:rsidRPr="00DF501E">
        <w:rPr>
          <w:kern w:val="0"/>
        </w:rPr>
        <w:t xml:space="preserve">. </w:t>
      </w:r>
      <w:r w:rsidRPr="00DF501E">
        <w:t xml:space="preserve">The </w:t>
      </w:r>
      <w:r w:rsidR="00CE5728">
        <w:t xml:space="preserve">duration </w:t>
      </w:r>
      <m:oMath>
        <m:sSub>
          <m:sSubPr>
            <m:ctrlPr>
              <w:rPr>
                <w:rFonts w:ascii="Cambria Math" w:hAnsi="Cambria Math"/>
                <w:i/>
              </w:rPr>
            </m:ctrlPr>
          </m:sSubPr>
          <m:e>
            <m:r>
              <w:rPr>
                <w:rFonts w:ascii="Cambria Math" w:hAnsi="Cambria Math"/>
              </w:rPr>
              <m:t>t</m:t>
            </m:r>
          </m:e>
          <m:sub>
            <m:r>
              <w:rPr>
                <w:rFonts w:ascii="Cambria Math" w:hAnsi="Cambria Math"/>
              </w:rPr>
              <m:t>replan</m:t>
            </m:r>
          </m:sub>
        </m:sSub>
      </m:oMath>
      <w:r w:rsidR="006920B7">
        <w:t xml:space="preserve"> is the time the rob</w:t>
      </w:r>
      <w:r w:rsidRPr="00DF501E">
        <w:t xml:space="preserve">ot system spends </w:t>
      </w:r>
      <w:r w:rsidR="006920B7">
        <w:t xml:space="preserve">backing </w:t>
      </w:r>
      <w:r w:rsidR="001B079F">
        <w:t>out of the OPV</w:t>
      </w:r>
      <w:r w:rsidR="006920B7">
        <w:t xml:space="preserve"> and then </w:t>
      </w:r>
      <w:r w:rsidRPr="00DF501E">
        <w:t xml:space="preserve">computing an updated trajectory after the OPV prohibits robot passage. </w:t>
      </w:r>
      <w:r w:rsidRPr="00DF501E">
        <w:rPr>
          <w:kern w:val="0"/>
        </w:rPr>
        <w:t xml:space="preserve">The time </w:t>
      </w:r>
      <m:oMath>
        <m:sSub>
          <m:sSubPr>
            <m:ctrlPr>
              <w:rPr>
                <w:rFonts w:ascii="Cambria Math" w:hAnsi="Cambria Math" w:cs="Arial"/>
                <w:i/>
              </w:rPr>
            </m:ctrlPr>
          </m:sSubPr>
          <m:e>
            <m:r>
              <w:rPr>
                <w:rFonts w:ascii="Cambria Math" w:hAnsi="Cambria Math" w:cs="Arial"/>
              </w:rPr>
              <m:t>t</m:t>
            </m:r>
          </m:e>
          <m:sub>
            <m:r>
              <w:rPr>
                <w:rFonts w:ascii="Cambria Math" w:hAnsi="Cambria Math" w:cs="Arial"/>
              </w:rPr>
              <m:t>exec</m:t>
            </m:r>
          </m:sub>
        </m:sSub>
      </m:oMath>
      <w:r w:rsidRPr="00DF501E">
        <w:t xml:space="preserve"> is the </w:t>
      </w:r>
      <w:r w:rsidR="00591463">
        <w:t>duration</w:t>
      </w:r>
      <w:r w:rsidR="00591463" w:rsidRPr="00DF501E">
        <w:t xml:space="preserve"> </w:t>
      </w:r>
      <w:r w:rsidRPr="00DF501E">
        <w:t xml:space="preserve">the manipulator </w:t>
      </w:r>
      <w:r w:rsidR="00591463">
        <w:t>takes to execute the</w:t>
      </w:r>
      <w:r w:rsidR="00C17E21">
        <w:t xml:space="preserve"> replanned trajectory that goes around the OP</w:t>
      </w:r>
      <w:r w:rsidR="00766F66">
        <w:t>V</w:t>
      </w:r>
      <w:r w:rsidRPr="00DF501E">
        <w:t xml:space="preserve">. The time </w:t>
      </w:r>
      <m:oMath>
        <m:sSub>
          <m:sSubPr>
            <m:ctrlPr>
              <w:rPr>
                <w:rFonts w:ascii="Cambria Math" w:hAnsi="Cambria Math"/>
                <w:i/>
              </w:rPr>
            </m:ctrlPr>
          </m:sSubPr>
          <m:e>
            <m:r>
              <w:rPr>
                <w:rFonts w:ascii="Cambria Math" w:hAnsi="Cambria Math"/>
              </w:rPr>
              <m:t>t</m:t>
            </m:r>
          </m:e>
          <m:sub>
            <m:r>
              <w:rPr>
                <w:rFonts w:ascii="Cambria Math" w:hAnsi="Cambria Math"/>
              </w:rPr>
              <m:t>dela</m:t>
            </m:r>
            <m:sSub>
              <m:sSubPr>
                <m:ctrlPr>
                  <w:rPr>
                    <w:rFonts w:ascii="Cambria Math" w:hAnsi="Cambria Math"/>
                    <w:i/>
                  </w:rPr>
                </m:ctrlPr>
              </m:sSubPr>
              <m:e>
                <m:r>
                  <w:rPr>
                    <w:rFonts w:ascii="Cambria Math" w:hAnsi="Cambria Math"/>
                  </w:rPr>
                  <m:t>y</m:t>
                </m:r>
              </m:e>
              <m:sub>
                <m:r>
                  <w:rPr>
                    <w:rFonts w:ascii="Cambria Math" w:hAnsi="Cambria Math"/>
                  </w:rPr>
                  <m:t>max</m:t>
                </m:r>
              </m:sub>
            </m:sSub>
          </m:sub>
        </m:sSub>
      </m:oMath>
      <w:r w:rsidRPr="00DF501E">
        <w:t xml:space="preserve"> is a maximum time threshold for the delay.  The rationale behind the delay threshold is that </w:t>
      </w:r>
      <w:r w:rsidR="00DB356C">
        <w:t>the</w:t>
      </w:r>
      <w:r w:rsidR="00DB356C" w:rsidRPr="00DF501E">
        <w:t xml:space="preserve"> </w:t>
      </w:r>
      <w:r w:rsidRPr="00DF501E">
        <w:t>robot</w:t>
      </w:r>
      <w:r w:rsidR="00DB356C">
        <w:t xml:space="preserve"> could</w:t>
      </w:r>
      <w:r w:rsidRPr="00DF501E">
        <w:t xml:space="preserve"> take</w:t>
      </w:r>
      <w:r w:rsidR="00E8348B">
        <w:t xml:space="preserve"> an</w:t>
      </w:r>
      <w:r w:rsidRPr="00DF501E">
        <w:t xml:space="preserve"> infinitely long time to generate and execute a re-plan, but the estimated risk should not be infinite and should saturate at one.  Therefore, dividing the trajectory re-planning and </w:t>
      </w:r>
      <w:r w:rsidR="00E8348B" w:rsidRPr="00DF501E">
        <w:t>executi</w:t>
      </w:r>
      <w:r w:rsidR="00E8348B">
        <w:t>on</w:t>
      </w:r>
      <w:r w:rsidR="00E8348B" w:rsidRPr="00DF501E">
        <w:t xml:space="preserve"> </w:t>
      </w:r>
      <w:r w:rsidRPr="00DF501E">
        <w:t xml:space="preserve">time by the threshold and taking the minimum of that normalized value and one ensures </w:t>
      </w:r>
      <m:oMath>
        <m:r>
          <w:rPr>
            <w:rFonts w:ascii="Cambria Math" w:hAnsi="Cambria Math" w:cs="Arial"/>
          </w:rPr>
          <m:t>φ</m:t>
        </m:r>
        <m:d>
          <m:dPr>
            <m:ctrlPr>
              <w:rPr>
                <w:rFonts w:ascii="Cambria Math" w:hAnsi="Cambria Math" w:cs="Arial"/>
                <w:i/>
              </w:rPr>
            </m:ctrlPr>
          </m:dPr>
          <m:e>
            <m:r>
              <w:rPr>
                <w:rFonts w:ascii="Cambria Math" w:hAnsi="Cambria Math" w:cs="Arial"/>
              </w:rPr>
              <m:t>k</m:t>
            </m:r>
          </m:e>
        </m:d>
        <m:r>
          <w:rPr>
            <w:rFonts w:ascii="Cambria Math" w:hAnsi="Cambria Math" w:cs="Arial"/>
          </w:rPr>
          <m:t xml:space="preserve"> </m:t>
        </m:r>
      </m:oMath>
      <w:r w:rsidRPr="00DF501E">
        <w:t xml:space="preserve">will be bounded between zero and one.  Since </w:t>
      </w:r>
      <w:r w:rsidR="0073086A">
        <w:t>Eq.</w:t>
      </w:r>
      <w:r w:rsidRPr="00DF501E">
        <w:t xml:space="preserve"> </w:t>
      </w:r>
      <w:r w:rsidR="006D38D9" w:rsidRPr="006D38D9">
        <w:t>(</w:t>
      </w:r>
      <w:r w:rsidR="006D38D9" w:rsidRPr="006D38D9">
        <w:fldChar w:fldCharType="begin"/>
      </w:r>
      <w:r w:rsidR="006D38D9" w:rsidRPr="006D38D9">
        <w:instrText xml:space="preserve"> REF eq19 \h </w:instrText>
      </w:r>
      <w:r w:rsidR="006D38D9">
        <w:instrText xml:space="preserve"> \* MERGEFORMAT </w:instrText>
      </w:r>
      <w:r w:rsidR="006D38D9" w:rsidRPr="006D38D9">
        <w:fldChar w:fldCharType="separate"/>
      </w:r>
      <w:ins w:id="34" w:author="Flowers,Jared" w:date="2021-03-20T21:27:00Z">
        <w:r w:rsidR="0053008A" w:rsidRPr="0053008A">
          <w:rPr>
            <w:noProof/>
            <w:kern w:val="0"/>
            <w:rPrChange w:id="35" w:author="Flowers,Jared" w:date="2021-03-20T21:27:00Z">
              <w:rPr>
                <w:noProof/>
                <w:kern w:val="0"/>
                <w:sz w:val="24"/>
                <w:szCs w:val="24"/>
              </w:rPr>
            </w:rPrChange>
          </w:rPr>
          <w:t>17</w:t>
        </w:r>
      </w:ins>
      <w:del w:id="36" w:author="Flowers,Jared" w:date="2021-03-20T21:27:00Z">
        <w:r w:rsidR="005548FC" w:rsidRPr="00702E0F" w:rsidDel="0053008A">
          <w:rPr>
            <w:noProof/>
            <w:kern w:val="0"/>
          </w:rPr>
          <w:delText>17</w:delText>
        </w:r>
      </w:del>
      <w:r w:rsidR="006D38D9" w:rsidRPr="006D38D9">
        <w:fldChar w:fldCharType="end"/>
      </w:r>
      <w:r w:rsidR="006D38D9" w:rsidRPr="006D38D9">
        <w:t>)</w:t>
      </w:r>
      <w:r w:rsidR="00346615">
        <w:t xml:space="preserve"> </w:t>
      </w:r>
      <w:r w:rsidRPr="00DF501E">
        <w:t xml:space="preserve">consists of counts of cycles and time, </w:t>
      </w:r>
      <m:oMath>
        <m:r>
          <w:rPr>
            <w:rFonts w:ascii="Cambria Math" w:hAnsi="Cambria Math" w:cs="Arial"/>
          </w:rPr>
          <m:t>φ</m:t>
        </m:r>
        <m:d>
          <m:dPr>
            <m:ctrlPr>
              <w:rPr>
                <w:rFonts w:ascii="Cambria Math" w:hAnsi="Cambria Math" w:cs="Arial"/>
                <w:i/>
              </w:rPr>
            </m:ctrlPr>
          </m:dPr>
          <m:e>
            <m:r>
              <w:rPr>
                <w:rFonts w:ascii="Cambria Math" w:hAnsi="Cambria Math" w:cs="Arial"/>
              </w:rPr>
              <m:t>k</m:t>
            </m:r>
          </m:e>
        </m:d>
      </m:oMath>
      <w:r w:rsidRPr="00DF501E">
        <w:t xml:space="preserve"> can never be less than zero.</w:t>
      </w:r>
      <w:r w:rsidRPr="000D1E40">
        <w:t xml:space="preserve"> </w:t>
      </w:r>
    </w:p>
    <w:p w14:paraId="397B9C55" w14:textId="77777777" w:rsidR="00D51526" w:rsidRPr="000D1E40" w:rsidRDefault="00D51526" w:rsidP="00DF501E">
      <w:pPr>
        <w:pStyle w:val="BodyTextIndent"/>
        <w:ind w:firstLine="0"/>
      </w:pPr>
    </w:p>
    <w:p w14:paraId="677DC87F" w14:textId="7C39C3C5" w:rsidR="00511D27" w:rsidRDefault="00C16089" w:rsidP="000552C1">
      <w:pPr>
        <w:pStyle w:val="BodyTextIndent"/>
        <w:rPr>
          <w:kern w:val="0"/>
        </w:rPr>
      </w:pPr>
      <w:r>
        <w:rPr>
          <w:kern w:val="0"/>
        </w:rPr>
        <w:t xml:space="preserve">The </w:t>
      </w:r>
      <w:r w:rsidR="00336CED">
        <w:rPr>
          <w:kern w:val="0"/>
        </w:rPr>
        <w:t xml:space="preserve">risk estimation error and </w:t>
      </w:r>
      <w:r>
        <w:rPr>
          <w:kern w:val="0"/>
        </w:rPr>
        <w:t xml:space="preserve">parameter </w:t>
      </w:r>
      <w:r w:rsidR="000C4053">
        <w:rPr>
          <w:kern w:val="0"/>
        </w:rPr>
        <w:t>estimation error will be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0C4053" w:rsidRPr="00C9351C" w14:paraId="049CF467" w14:textId="77777777" w:rsidTr="00EC6D5A">
        <w:tc>
          <w:tcPr>
            <w:tcW w:w="4675" w:type="dxa"/>
          </w:tcPr>
          <w:p w14:paraId="47D24589" w14:textId="71C46B41" w:rsidR="000C4053" w:rsidRDefault="00DC69D6" w:rsidP="005213F3">
            <w:pPr>
              <w:pStyle w:val="BodyTextIndent"/>
              <w:spacing w:before="60" w:after="60"/>
              <w:ind w:firstLine="0"/>
              <w:rPr>
                <w:sz w:val="18"/>
                <w:szCs w:val="18"/>
              </w:rPr>
            </w:pPr>
            <m:oMathPara>
              <m:oMath>
                <m:acc>
                  <m:accPr>
                    <m:chr m:val="̃"/>
                    <m:ctrlPr>
                      <w:rPr>
                        <w:rFonts w:ascii="Cambria Math" w:hAnsi="Cambria Math" w:cs="Arial"/>
                        <w:i/>
                        <w:sz w:val="18"/>
                        <w:szCs w:val="18"/>
                      </w:rPr>
                    </m:ctrlPr>
                  </m:accPr>
                  <m:e>
                    <m:r>
                      <w:rPr>
                        <w:rFonts w:ascii="Cambria Math" w:hAnsi="Cambria Math" w:cs="Arial"/>
                        <w:sz w:val="18"/>
                        <w:szCs w:val="18"/>
                      </w:rPr>
                      <m:t>φ</m:t>
                    </m:r>
                  </m:e>
                </m:acc>
                <m:d>
                  <m:dPr>
                    <m:ctrlPr>
                      <w:rPr>
                        <w:rFonts w:ascii="Cambria Math" w:hAnsi="Cambria Math" w:cs="Arial"/>
                        <w:i/>
                        <w:sz w:val="18"/>
                        <w:szCs w:val="18"/>
                      </w:rPr>
                    </m:ctrlPr>
                  </m:dPr>
                  <m:e>
                    <m:r>
                      <w:rPr>
                        <w:rFonts w:ascii="Cambria Math" w:hAnsi="Cambria Math" w:cs="Arial"/>
                        <w:sz w:val="18"/>
                        <w:szCs w:val="18"/>
                      </w:rPr>
                      <m:t>k</m:t>
                    </m:r>
                  </m:e>
                </m:d>
                <m:r>
                  <w:rPr>
                    <w:rFonts w:ascii="Cambria Math" w:hAnsi="Cambria Math" w:cs="Arial"/>
                    <w:sz w:val="18"/>
                    <w:szCs w:val="18"/>
                  </w:rPr>
                  <m:t>=φ-</m:t>
                </m:r>
                <m:acc>
                  <m:accPr>
                    <m:ctrlPr>
                      <w:rPr>
                        <w:rFonts w:ascii="Cambria Math" w:hAnsi="Cambria Math" w:cs="Arial"/>
                        <w:i/>
                        <w:sz w:val="18"/>
                        <w:szCs w:val="18"/>
                      </w:rPr>
                    </m:ctrlPr>
                  </m:accPr>
                  <m:e>
                    <m:r>
                      <w:rPr>
                        <w:rFonts w:ascii="Cambria Math" w:hAnsi="Cambria Math" w:cs="Arial"/>
                        <w:sz w:val="18"/>
                        <w:szCs w:val="18"/>
                      </w:rPr>
                      <m:t>φ</m:t>
                    </m:r>
                  </m:e>
                </m:acc>
                <m:d>
                  <m:dPr>
                    <m:ctrlPr>
                      <w:rPr>
                        <w:rFonts w:ascii="Cambria Math" w:hAnsi="Cambria Math" w:cs="Arial"/>
                        <w:i/>
                        <w:sz w:val="18"/>
                        <w:szCs w:val="18"/>
                      </w:rPr>
                    </m:ctrlPr>
                  </m:dPr>
                  <m:e>
                    <m:r>
                      <w:rPr>
                        <w:rFonts w:ascii="Cambria Math" w:hAnsi="Cambria Math" w:cs="Arial"/>
                        <w:sz w:val="18"/>
                        <w:szCs w:val="18"/>
                      </w:rPr>
                      <m:t>k</m:t>
                    </m:r>
                  </m:e>
                </m:d>
                <m:r>
                  <w:rPr>
                    <w:rFonts w:ascii="Cambria Math" w:hAnsi="Cambria Math" w:cs="Arial"/>
                    <w:sz w:val="18"/>
                    <w:szCs w:val="18"/>
                  </w:rPr>
                  <m:t>=Y</m:t>
                </m:r>
                <m:acc>
                  <m:accPr>
                    <m:chr m:val="̃"/>
                    <m:ctrlPr>
                      <w:rPr>
                        <w:rFonts w:ascii="Cambria Math" w:hAnsi="Cambria Math" w:cs="Arial"/>
                        <w:i/>
                        <w:sz w:val="18"/>
                        <w:szCs w:val="18"/>
                      </w:rPr>
                    </m:ctrlPr>
                  </m:accPr>
                  <m:e>
                    <m:r>
                      <w:rPr>
                        <w:rFonts w:ascii="Cambria Math" w:hAnsi="Cambria Math" w:cs="Arial"/>
                        <w:sz w:val="18"/>
                        <w:szCs w:val="18"/>
                      </w:rPr>
                      <m:t>δ</m:t>
                    </m:r>
                  </m:e>
                </m:acc>
                <m:d>
                  <m:dPr>
                    <m:ctrlPr>
                      <w:rPr>
                        <w:rFonts w:ascii="Cambria Math" w:hAnsi="Cambria Math" w:cs="Arial"/>
                        <w:i/>
                        <w:sz w:val="18"/>
                        <w:szCs w:val="18"/>
                      </w:rPr>
                    </m:ctrlPr>
                  </m:dPr>
                  <m:e>
                    <m:r>
                      <w:rPr>
                        <w:rFonts w:ascii="Cambria Math" w:hAnsi="Cambria Math" w:cs="Arial"/>
                        <w:sz w:val="18"/>
                        <w:szCs w:val="18"/>
                      </w:rPr>
                      <m:t>k</m:t>
                    </m:r>
                  </m:e>
                </m:d>
                <m:r>
                  <w:rPr>
                    <w:rFonts w:ascii="Cambria Math" w:hAnsi="Cambria Math" w:cs="Arial"/>
                    <w:sz w:val="18"/>
                    <w:szCs w:val="18"/>
                  </w:rPr>
                  <m:t xml:space="preserve"> where </m:t>
                </m:r>
                <m:acc>
                  <m:accPr>
                    <m:chr m:val="̃"/>
                    <m:ctrlPr>
                      <w:rPr>
                        <w:rFonts w:ascii="Cambria Math" w:hAnsi="Cambria Math" w:cs="Arial"/>
                        <w:i/>
                        <w:sz w:val="18"/>
                        <w:szCs w:val="18"/>
                      </w:rPr>
                    </m:ctrlPr>
                  </m:accPr>
                  <m:e>
                    <m:r>
                      <w:rPr>
                        <w:rFonts w:ascii="Cambria Math" w:hAnsi="Cambria Math" w:cs="Arial"/>
                        <w:sz w:val="18"/>
                        <w:szCs w:val="18"/>
                      </w:rPr>
                      <m:t>δ</m:t>
                    </m:r>
                  </m:e>
                </m:acc>
                <m:d>
                  <m:dPr>
                    <m:ctrlPr>
                      <w:rPr>
                        <w:rFonts w:ascii="Cambria Math" w:hAnsi="Cambria Math" w:cs="Arial"/>
                        <w:i/>
                        <w:sz w:val="18"/>
                        <w:szCs w:val="18"/>
                      </w:rPr>
                    </m:ctrlPr>
                  </m:dPr>
                  <m:e>
                    <m:r>
                      <w:rPr>
                        <w:rFonts w:ascii="Cambria Math" w:hAnsi="Cambria Math" w:cs="Arial"/>
                        <w:sz w:val="18"/>
                        <w:szCs w:val="18"/>
                      </w:rPr>
                      <m:t>k</m:t>
                    </m:r>
                  </m:e>
                </m:d>
                <m:r>
                  <w:rPr>
                    <w:rFonts w:ascii="Cambria Math" w:hAnsi="Cambria Math" w:cs="Arial"/>
                    <w:sz w:val="18"/>
                    <w:szCs w:val="18"/>
                  </w:rPr>
                  <m:t>=δ-</m:t>
                </m:r>
                <m:acc>
                  <m:accPr>
                    <m:ctrlPr>
                      <w:rPr>
                        <w:rFonts w:ascii="Cambria Math" w:hAnsi="Cambria Math" w:cs="Arial"/>
                        <w:i/>
                        <w:sz w:val="18"/>
                        <w:szCs w:val="18"/>
                      </w:rPr>
                    </m:ctrlPr>
                  </m:accPr>
                  <m:e>
                    <m:r>
                      <w:rPr>
                        <w:rFonts w:ascii="Cambria Math" w:hAnsi="Cambria Math" w:cs="Arial"/>
                        <w:sz w:val="18"/>
                        <w:szCs w:val="18"/>
                      </w:rPr>
                      <m:t>δ</m:t>
                    </m:r>
                  </m:e>
                </m:acc>
                <m:d>
                  <m:dPr>
                    <m:ctrlPr>
                      <w:rPr>
                        <w:rFonts w:ascii="Cambria Math" w:hAnsi="Cambria Math" w:cs="Arial"/>
                        <w:i/>
                        <w:sz w:val="18"/>
                        <w:szCs w:val="18"/>
                      </w:rPr>
                    </m:ctrlPr>
                  </m:dPr>
                  <m:e>
                    <m:r>
                      <w:rPr>
                        <w:rFonts w:ascii="Cambria Math" w:hAnsi="Cambria Math" w:cs="Arial"/>
                        <w:sz w:val="18"/>
                        <w:szCs w:val="18"/>
                      </w:rPr>
                      <m:t>k</m:t>
                    </m:r>
                  </m:e>
                </m:d>
                <m:r>
                  <w:rPr>
                    <w:rFonts w:ascii="Cambria Math" w:hAnsi="Cambria Math" w:cs="Arial"/>
                    <w:sz w:val="18"/>
                    <w:szCs w:val="18"/>
                  </w:rPr>
                  <m:t xml:space="preserve"> .</m:t>
                </m:r>
              </m:oMath>
            </m:oMathPara>
          </w:p>
        </w:tc>
        <w:tc>
          <w:tcPr>
            <w:tcW w:w="445" w:type="dxa"/>
            <w:vAlign w:val="center"/>
          </w:tcPr>
          <w:p w14:paraId="68C264AB" w14:textId="158C1138" w:rsidR="000C4053" w:rsidRPr="00C9351C" w:rsidRDefault="000C4053" w:rsidP="00EC6D5A">
            <w:pPr>
              <w:pStyle w:val="BodyTextIndent"/>
              <w:ind w:firstLine="0"/>
              <w:jc w:val="right"/>
              <w:rPr>
                <w:kern w:val="0"/>
                <w:sz w:val="24"/>
                <w:szCs w:val="24"/>
              </w:rPr>
            </w:pPr>
            <w:r w:rsidRPr="00C9351C">
              <w:rPr>
                <w:kern w:val="0"/>
                <w:sz w:val="24"/>
                <w:szCs w:val="24"/>
              </w:rPr>
              <w:t>(</w:t>
            </w:r>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18</w:t>
            </w:r>
            <w:r w:rsidRPr="00C9351C">
              <w:rPr>
                <w:kern w:val="0"/>
                <w:sz w:val="24"/>
                <w:szCs w:val="24"/>
              </w:rPr>
              <w:fldChar w:fldCharType="end"/>
            </w:r>
            <w:r w:rsidRPr="00C9351C">
              <w:rPr>
                <w:kern w:val="0"/>
                <w:sz w:val="24"/>
                <w:szCs w:val="24"/>
              </w:rPr>
              <w:t>)</w:t>
            </w:r>
          </w:p>
        </w:tc>
      </w:tr>
    </w:tbl>
    <w:p w14:paraId="29143A7C" w14:textId="714A41F9" w:rsidR="00BF265D" w:rsidRDefault="0032462A" w:rsidP="00BC4F29">
      <w:pPr>
        <w:pStyle w:val="BodyTextIndent"/>
        <w:ind w:firstLine="0"/>
        <w:rPr>
          <w:kern w:val="0"/>
        </w:rPr>
      </w:pPr>
      <w:r w:rsidRPr="00D51D5A">
        <w:rPr>
          <w:kern w:val="0"/>
        </w:rPr>
        <w:t>A</w:t>
      </w:r>
      <w:r w:rsidRPr="00EE5683">
        <w:rPr>
          <w:kern w:val="0"/>
        </w:rPr>
        <w:t xml:space="preserve"> </w:t>
      </w:r>
      <w:r w:rsidRPr="00AD7FB4">
        <w:rPr>
          <w:kern w:val="0"/>
        </w:rPr>
        <w:t>parameter update law to</w:t>
      </w:r>
      <w:r w:rsidRPr="0050522D">
        <w:rPr>
          <w:kern w:val="0"/>
        </w:rPr>
        <w:t xml:space="preserve"> adjust the parameters in </w:t>
      </w:r>
      <m:oMath>
        <m:acc>
          <m:accPr>
            <m:ctrlPr>
              <w:rPr>
                <w:rFonts w:ascii="Cambria Math" w:hAnsi="Cambria Math" w:cs="Arial"/>
                <w:i/>
              </w:rPr>
            </m:ctrlPr>
          </m:accPr>
          <m:e>
            <m:r>
              <w:rPr>
                <w:rFonts w:ascii="Cambria Math" w:hAnsi="Cambria Math" w:cs="Arial"/>
              </w:rPr>
              <m:t>δ</m:t>
            </m:r>
          </m:e>
        </m:acc>
        <m:r>
          <w:rPr>
            <w:rFonts w:ascii="Cambria Math" w:hAnsi="Cambria Math"/>
          </w:rPr>
          <m:t>(k)</m:t>
        </m:r>
      </m:oMath>
      <w:r w:rsidRPr="00D51D5A">
        <w:t xml:space="preserve"> must be developed to minimize </w:t>
      </w:r>
      <m:oMath>
        <m:acc>
          <m:accPr>
            <m:chr m:val="̃"/>
            <m:ctrlPr>
              <w:rPr>
                <w:rFonts w:ascii="Cambria Math" w:hAnsi="Cambria Math" w:cs="Arial"/>
                <w:i/>
              </w:rPr>
            </m:ctrlPr>
          </m:accPr>
          <m:e>
            <m:r>
              <w:rPr>
                <w:rFonts w:ascii="Cambria Math" w:hAnsi="Cambria Math" w:cs="Arial"/>
              </w:rPr>
              <m:t>δ</m:t>
            </m:r>
          </m:e>
        </m:acc>
        <m:d>
          <m:dPr>
            <m:ctrlPr>
              <w:rPr>
                <w:rFonts w:ascii="Cambria Math" w:hAnsi="Cambria Math" w:cs="Arial"/>
                <w:i/>
              </w:rPr>
            </m:ctrlPr>
          </m:dPr>
          <m:e>
            <m:r>
              <w:rPr>
                <w:rFonts w:ascii="Cambria Math" w:hAnsi="Cambria Math" w:cs="Arial"/>
              </w:rPr>
              <m:t>k</m:t>
            </m:r>
          </m:e>
        </m:d>
        <m:r>
          <w:rPr>
            <w:rFonts w:ascii="Cambria Math" w:hAnsi="Cambria Math" w:cs="Arial"/>
          </w:rPr>
          <m:t xml:space="preserve"> </m:t>
        </m:r>
      </m:oMath>
      <w:r w:rsidRPr="00D51D5A">
        <w:t>as follows</w:t>
      </w:r>
      <w:r w:rsidRPr="00EE568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5C4F54" w:rsidRPr="00C9351C" w14:paraId="694FC6D2" w14:textId="77777777" w:rsidTr="00492674">
        <w:tc>
          <w:tcPr>
            <w:tcW w:w="4675" w:type="dxa"/>
          </w:tcPr>
          <w:p w14:paraId="7D1FD4E5" w14:textId="45992E86" w:rsidR="005C4F54" w:rsidRDefault="00DC69D6" w:rsidP="005213F3">
            <w:pPr>
              <w:pStyle w:val="BodyTextIndent"/>
              <w:spacing w:before="60" w:after="60"/>
              <w:ind w:firstLine="0"/>
              <w:rPr>
                <w:sz w:val="18"/>
                <w:szCs w:val="18"/>
              </w:rPr>
            </w:pPr>
            <m:oMathPara>
              <m:oMath>
                <m:acc>
                  <m:accPr>
                    <m:ctrlPr>
                      <w:rPr>
                        <w:rFonts w:ascii="Cambria Math" w:hAnsi="Cambria Math" w:cs="Arial"/>
                        <w:i/>
                        <w:sz w:val="18"/>
                        <w:szCs w:val="18"/>
                      </w:rPr>
                    </m:ctrlPr>
                  </m:accPr>
                  <m:e>
                    <m:r>
                      <w:rPr>
                        <w:rFonts w:ascii="Cambria Math" w:hAnsi="Cambria Math" w:cs="Arial"/>
                        <w:sz w:val="18"/>
                        <w:szCs w:val="18"/>
                      </w:rPr>
                      <m:t>δ</m:t>
                    </m:r>
                  </m:e>
                </m:acc>
                <m:d>
                  <m:dPr>
                    <m:ctrlPr>
                      <w:rPr>
                        <w:rFonts w:ascii="Cambria Math" w:hAnsi="Cambria Math" w:cs="Arial"/>
                        <w:i/>
                        <w:sz w:val="18"/>
                        <w:szCs w:val="18"/>
                      </w:rPr>
                    </m:ctrlPr>
                  </m:dPr>
                  <m:e>
                    <m:r>
                      <w:rPr>
                        <w:rFonts w:ascii="Cambria Math" w:hAnsi="Cambria Math" w:cs="Arial"/>
                        <w:sz w:val="18"/>
                        <w:szCs w:val="18"/>
                      </w:rPr>
                      <m:t>k+1</m:t>
                    </m:r>
                  </m:e>
                </m:d>
                <m:r>
                  <w:rPr>
                    <w:rFonts w:ascii="Cambria Math" w:hAnsi="Cambria Math" w:cs="Arial"/>
                    <w:sz w:val="18"/>
                    <w:szCs w:val="18"/>
                  </w:rPr>
                  <m:t>=</m:t>
                </m:r>
                <m:func>
                  <m:funcPr>
                    <m:ctrlPr>
                      <w:rPr>
                        <w:rFonts w:ascii="Cambria Math" w:hAnsi="Cambria Math" w:cs="Arial"/>
                        <w:sz w:val="18"/>
                        <w:szCs w:val="18"/>
                      </w:rPr>
                    </m:ctrlPr>
                  </m:funcPr>
                  <m:fName>
                    <m:r>
                      <m:rPr>
                        <m:sty m:val="p"/>
                      </m:rPr>
                      <w:rPr>
                        <w:rFonts w:ascii="Cambria Math" w:hAnsi="Cambria Math" w:cs="Arial"/>
                        <w:sz w:val="18"/>
                        <w:szCs w:val="18"/>
                      </w:rPr>
                      <m:t>max</m:t>
                    </m:r>
                  </m:fName>
                  <m:e>
                    <m:d>
                      <m:dPr>
                        <m:ctrlPr>
                          <w:rPr>
                            <w:rFonts w:ascii="Cambria Math" w:hAnsi="Cambria Math" w:cs="Arial"/>
                            <w:i/>
                            <w:sz w:val="18"/>
                            <w:szCs w:val="18"/>
                          </w:rPr>
                        </m:ctrlPr>
                      </m:dPr>
                      <m:e>
                        <m:r>
                          <w:rPr>
                            <w:rFonts w:ascii="Cambria Math" w:hAnsi="Cambria Math" w:cs="Arial"/>
                            <w:sz w:val="18"/>
                            <w:szCs w:val="18"/>
                          </w:rPr>
                          <m:t>0,</m:t>
                        </m:r>
                        <m:acc>
                          <m:accPr>
                            <m:ctrlPr>
                              <w:rPr>
                                <w:rFonts w:ascii="Cambria Math" w:hAnsi="Cambria Math" w:cs="Arial"/>
                                <w:i/>
                                <w:sz w:val="18"/>
                                <w:szCs w:val="18"/>
                              </w:rPr>
                            </m:ctrlPr>
                          </m:accPr>
                          <m:e>
                            <m:r>
                              <w:rPr>
                                <w:rFonts w:ascii="Cambria Math" w:hAnsi="Cambria Math" w:cs="Arial"/>
                                <w:sz w:val="18"/>
                                <w:szCs w:val="18"/>
                              </w:rPr>
                              <m:t>δ</m:t>
                            </m:r>
                          </m:e>
                        </m:acc>
                        <m:d>
                          <m:dPr>
                            <m:ctrlPr>
                              <w:rPr>
                                <w:rFonts w:ascii="Cambria Math" w:hAnsi="Cambria Math" w:cs="Arial"/>
                                <w:i/>
                                <w:sz w:val="18"/>
                                <w:szCs w:val="18"/>
                              </w:rPr>
                            </m:ctrlPr>
                          </m:dPr>
                          <m:e>
                            <m:r>
                              <w:rPr>
                                <w:rFonts w:ascii="Cambria Math" w:hAnsi="Cambria Math" w:cs="Arial"/>
                                <w:sz w:val="18"/>
                                <w:szCs w:val="18"/>
                              </w:rPr>
                              <m:t>k</m:t>
                            </m:r>
                          </m:e>
                        </m:d>
                        <m:r>
                          <w:rPr>
                            <w:rFonts w:ascii="Cambria Math" w:hAnsi="Cambria Math" w:cs="Arial"/>
                            <w:sz w:val="18"/>
                            <w:szCs w:val="18"/>
                          </w:rPr>
                          <m:t>+</m:t>
                        </m:r>
                        <m:r>
                          <m:rPr>
                            <m:sty m:val="p"/>
                          </m:rPr>
                          <w:rPr>
                            <w:rFonts w:ascii="Cambria Math" w:hAnsi="Cambria Math" w:cs="Arial"/>
                            <w:sz w:val="18"/>
                            <w:szCs w:val="18"/>
                          </w:rPr>
                          <m:t>Γ</m:t>
                        </m:r>
                        <m:sSup>
                          <m:sSupPr>
                            <m:ctrlPr>
                              <w:rPr>
                                <w:rFonts w:ascii="Cambria Math" w:hAnsi="Cambria Math" w:cs="Arial"/>
                                <w:i/>
                                <w:sz w:val="18"/>
                                <w:szCs w:val="18"/>
                              </w:rPr>
                            </m:ctrlPr>
                          </m:sSupPr>
                          <m:e>
                            <m:r>
                              <w:rPr>
                                <w:rFonts w:ascii="Cambria Math" w:hAnsi="Cambria Math" w:cs="Arial"/>
                                <w:sz w:val="18"/>
                                <w:szCs w:val="18"/>
                              </w:rPr>
                              <m:t>Y</m:t>
                            </m:r>
                          </m:e>
                          <m:sup>
                            <m:r>
                              <w:rPr>
                                <w:rFonts w:ascii="Cambria Math" w:hAnsi="Cambria Math" w:cs="Arial"/>
                                <w:sz w:val="18"/>
                                <w:szCs w:val="18"/>
                              </w:rPr>
                              <m:t>T</m:t>
                            </m:r>
                          </m:sup>
                        </m:sSup>
                        <m:acc>
                          <m:accPr>
                            <m:chr m:val="̃"/>
                            <m:ctrlPr>
                              <w:rPr>
                                <w:rFonts w:ascii="Cambria Math" w:hAnsi="Cambria Math" w:cs="Arial"/>
                                <w:i/>
                                <w:sz w:val="18"/>
                                <w:szCs w:val="18"/>
                              </w:rPr>
                            </m:ctrlPr>
                          </m:accPr>
                          <m:e>
                            <m:r>
                              <w:rPr>
                                <w:rFonts w:ascii="Cambria Math" w:hAnsi="Cambria Math" w:cs="Arial"/>
                                <w:sz w:val="18"/>
                                <w:szCs w:val="18"/>
                              </w:rPr>
                              <m:t>φ</m:t>
                            </m:r>
                          </m:e>
                        </m:acc>
                        <m:d>
                          <m:dPr>
                            <m:ctrlPr>
                              <w:rPr>
                                <w:rFonts w:ascii="Cambria Math" w:hAnsi="Cambria Math" w:cs="Arial"/>
                                <w:i/>
                                <w:sz w:val="18"/>
                                <w:szCs w:val="18"/>
                              </w:rPr>
                            </m:ctrlPr>
                          </m:dPr>
                          <m:e>
                            <m:r>
                              <w:rPr>
                                <w:rFonts w:ascii="Cambria Math" w:hAnsi="Cambria Math" w:cs="Arial"/>
                                <w:sz w:val="18"/>
                                <w:szCs w:val="18"/>
                              </w:rPr>
                              <m:t>k</m:t>
                            </m:r>
                          </m:e>
                        </m:d>
                      </m:e>
                    </m:d>
                  </m:e>
                </m:func>
                <m:r>
                  <w:rPr>
                    <w:rFonts w:ascii="Cambria Math" w:hAnsi="Cambria Math" w:cs="Arial"/>
                    <w:sz w:val="18"/>
                    <w:szCs w:val="18"/>
                  </w:rPr>
                  <m:t xml:space="preserve"> .</m:t>
                </m:r>
              </m:oMath>
            </m:oMathPara>
          </w:p>
        </w:tc>
        <w:tc>
          <w:tcPr>
            <w:tcW w:w="445" w:type="dxa"/>
            <w:vAlign w:val="center"/>
          </w:tcPr>
          <w:p w14:paraId="49374B47" w14:textId="17F9649E" w:rsidR="005C4F54" w:rsidRPr="00C9351C" w:rsidRDefault="005C4F54" w:rsidP="00FC4AAE">
            <w:pPr>
              <w:pStyle w:val="BodyTextIndent"/>
              <w:spacing w:before="60" w:after="60"/>
              <w:ind w:firstLine="0"/>
              <w:jc w:val="right"/>
              <w:rPr>
                <w:kern w:val="0"/>
                <w:sz w:val="24"/>
                <w:szCs w:val="24"/>
              </w:rPr>
            </w:pPr>
            <w:r w:rsidRPr="00C9351C">
              <w:rPr>
                <w:kern w:val="0"/>
                <w:sz w:val="24"/>
                <w:szCs w:val="24"/>
              </w:rPr>
              <w:t>(</w:t>
            </w:r>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19</w:t>
            </w:r>
            <w:r w:rsidRPr="00C9351C">
              <w:rPr>
                <w:kern w:val="0"/>
                <w:sz w:val="24"/>
                <w:szCs w:val="24"/>
              </w:rPr>
              <w:fldChar w:fldCharType="end"/>
            </w:r>
            <w:r w:rsidRPr="00C9351C">
              <w:rPr>
                <w:kern w:val="0"/>
                <w:sz w:val="24"/>
                <w:szCs w:val="24"/>
              </w:rPr>
              <w:t>)</w:t>
            </w:r>
          </w:p>
        </w:tc>
      </w:tr>
    </w:tbl>
    <w:p w14:paraId="4677FD57" w14:textId="2E2FD999" w:rsidR="0085233F" w:rsidRDefault="00EB014E" w:rsidP="003D2DFB">
      <w:pPr>
        <w:pStyle w:val="BodyTextIndent"/>
        <w:ind w:firstLine="0"/>
        <w:rPr>
          <w:rFonts w:ascii="Arial" w:hAnsi="Arial" w:cs="Arial"/>
          <w:b/>
          <w:kern w:val="0"/>
        </w:rPr>
      </w:pPr>
      <w:r>
        <w:t xml:space="preserve">The value of </w:t>
      </w:r>
      <m:oMath>
        <m:acc>
          <m:accPr>
            <m:ctrlPr>
              <w:rPr>
                <w:rFonts w:ascii="Cambria Math" w:hAnsi="Cambria Math" w:cs="Arial"/>
                <w:i/>
                <w:sz w:val="18"/>
                <w:szCs w:val="18"/>
              </w:rPr>
            </m:ctrlPr>
          </m:accPr>
          <m:e>
            <m:r>
              <w:rPr>
                <w:rFonts w:ascii="Cambria Math" w:hAnsi="Cambria Math" w:cs="Arial"/>
                <w:sz w:val="18"/>
                <w:szCs w:val="18"/>
              </w:rPr>
              <m:t>δ</m:t>
            </m:r>
          </m:e>
        </m:acc>
        <m:d>
          <m:dPr>
            <m:ctrlPr>
              <w:rPr>
                <w:rFonts w:ascii="Cambria Math" w:hAnsi="Cambria Math" w:cs="Arial"/>
                <w:i/>
                <w:sz w:val="18"/>
                <w:szCs w:val="18"/>
              </w:rPr>
            </m:ctrlPr>
          </m:dPr>
          <m:e>
            <m:r>
              <w:rPr>
                <w:rFonts w:ascii="Cambria Math" w:hAnsi="Cambria Math" w:cs="Arial"/>
                <w:sz w:val="18"/>
                <w:szCs w:val="18"/>
              </w:rPr>
              <m:t>k+1</m:t>
            </m:r>
          </m:e>
        </m:d>
      </m:oMath>
      <w:r w:rsidRPr="00C30575">
        <w:rPr>
          <w:rFonts w:ascii="Arial" w:hAnsi="Arial" w:cs="Arial"/>
        </w:rPr>
        <w:t xml:space="preserve"> </w:t>
      </w:r>
      <w:r>
        <w:t>has a lower bound of zero because none of the factors contributing to risk should be negative, which would reduce the effect of other factors.</w:t>
      </w:r>
      <w:r w:rsidR="00FF6D98">
        <w:t xml:space="preserve">  </w:t>
      </w:r>
      <w:r w:rsidR="00FF6D98" w:rsidRPr="00B739E8">
        <w:t xml:space="preserve">The matrix </w:t>
      </w:r>
      <m:oMath>
        <m:r>
          <m:rPr>
            <m:sty m:val="p"/>
          </m:rPr>
          <w:rPr>
            <w:rFonts w:ascii="Cambria Math" w:hAnsi="Cambria Math" w:cs="Arial"/>
          </w:rPr>
          <m:t>Γ</m:t>
        </m:r>
      </m:oMath>
      <w:r w:rsidR="00FF6D98" w:rsidRPr="00635E0E">
        <w:t xml:space="preserve"> is a positive definite gains matrix that the user selects.</w:t>
      </w:r>
      <w:r w:rsidR="00FF6D98">
        <w:t xml:space="preserve">  The rate of learning for  </w:t>
      </w:r>
      <m:oMath>
        <m:acc>
          <m:accPr>
            <m:ctrlPr>
              <w:rPr>
                <w:rFonts w:ascii="Cambria Math" w:hAnsi="Cambria Math" w:cs="Arial"/>
                <w:i/>
              </w:rPr>
            </m:ctrlPr>
          </m:accPr>
          <m:e>
            <m:r>
              <w:rPr>
                <w:rFonts w:ascii="Cambria Math" w:hAnsi="Cambria Math" w:cs="Arial"/>
              </w:rPr>
              <m:t>δ</m:t>
            </m:r>
          </m:e>
        </m:acc>
      </m:oMath>
      <w:r w:rsidR="00FF6D98">
        <w:t xml:space="preserve"> is inversely proportional to the minimum eigenvalue of </w:t>
      </w:r>
      <m:oMath>
        <m:r>
          <m:rPr>
            <m:sty m:val="p"/>
          </m:rPr>
          <w:rPr>
            <w:rFonts w:ascii="Cambria Math" w:hAnsi="Cambria Math" w:cs="Arial"/>
          </w:rPr>
          <m:t>Γ</m:t>
        </m:r>
      </m:oMath>
      <w:r w:rsidR="00FF6D98">
        <w:t xml:space="preserve">, but larger values for the elements of </w:t>
      </w:r>
      <m:oMath>
        <m:r>
          <m:rPr>
            <m:sty m:val="p"/>
          </m:rPr>
          <w:rPr>
            <w:rFonts w:ascii="Cambria Math" w:hAnsi="Cambria Math" w:cs="Arial"/>
          </w:rPr>
          <m:t>Γ</m:t>
        </m:r>
      </m:oMath>
      <w:r w:rsidR="00FF6D98">
        <w:t xml:space="preserve"> could cause greater steady state error in </w:t>
      </w:r>
      <m:oMath>
        <m:acc>
          <m:accPr>
            <m:ctrlPr>
              <w:rPr>
                <w:rFonts w:ascii="Cambria Math" w:hAnsi="Cambria Math" w:cs="Arial"/>
                <w:i/>
              </w:rPr>
            </m:ctrlPr>
          </m:accPr>
          <m:e>
            <m:r>
              <w:rPr>
                <w:rFonts w:ascii="Cambria Math" w:hAnsi="Cambria Math" w:cs="Arial"/>
              </w:rPr>
              <m:t>δ</m:t>
            </m:r>
          </m:e>
        </m:acc>
      </m:oMath>
      <w:r w:rsidR="00FF6D98">
        <w:t>.</w:t>
      </w:r>
    </w:p>
    <w:p w14:paraId="582CA9F8" w14:textId="7BABD8B4" w:rsidR="00EB014E" w:rsidRDefault="00EB014E" w:rsidP="003D2DFB">
      <w:pPr>
        <w:pStyle w:val="BodyTextIndent"/>
        <w:ind w:firstLine="0"/>
        <w:rPr>
          <w:rFonts w:ascii="Arial" w:hAnsi="Arial" w:cs="Arial"/>
          <w:b/>
          <w:kern w:val="0"/>
        </w:rPr>
      </w:pPr>
    </w:p>
    <w:p w14:paraId="761AC48C" w14:textId="6AE70B71" w:rsidR="005C4F54" w:rsidRPr="003D2DFB" w:rsidRDefault="003D2DFB" w:rsidP="003D2DFB">
      <w:pPr>
        <w:pStyle w:val="BodyTextIndent"/>
        <w:ind w:firstLine="0"/>
        <w:rPr>
          <w:rFonts w:ascii="Arial" w:hAnsi="Arial" w:cs="Arial"/>
          <w:b/>
          <w:kern w:val="0"/>
        </w:rPr>
      </w:pPr>
      <w:r w:rsidRPr="008C095F">
        <w:rPr>
          <w:rFonts w:ascii="Arial" w:hAnsi="Arial" w:cs="Arial"/>
          <w:b/>
          <w:kern w:val="0"/>
        </w:rPr>
        <w:t>2.</w:t>
      </w:r>
      <w:r w:rsidR="00156581" w:rsidRPr="008A71B0">
        <w:rPr>
          <w:rFonts w:ascii="Arial" w:hAnsi="Arial" w:cs="Arial"/>
          <w:b/>
          <w:kern w:val="0"/>
        </w:rPr>
        <w:fldChar w:fldCharType="begin"/>
      </w:r>
      <w:r w:rsidR="00156581" w:rsidRPr="008A71B0">
        <w:rPr>
          <w:rFonts w:ascii="Arial" w:hAnsi="Arial" w:cs="Arial"/>
          <w:b/>
          <w:kern w:val="0"/>
        </w:rPr>
        <w:instrText xml:space="preserve"> SEQ  section_num \* MERGEFORMAT </w:instrText>
      </w:r>
      <w:r w:rsidR="00156581" w:rsidRPr="008A71B0">
        <w:rPr>
          <w:rFonts w:ascii="Arial" w:hAnsi="Arial" w:cs="Arial"/>
          <w:b/>
          <w:kern w:val="0"/>
        </w:rPr>
        <w:fldChar w:fldCharType="separate"/>
      </w:r>
      <w:r w:rsidR="0053008A">
        <w:rPr>
          <w:rFonts w:ascii="Arial" w:hAnsi="Arial" w:cs="Arial"/>
          <w:b/>
          <w:noProof/>
          <w:kern w:val="0"/>
        </w:rPr>
        <w:t>4</w:t>
      </w:r>
      <w:r w:rsidR="00156581" w:rsidRPr="008A71B0">
        <w:rPr>
          <w:rFonts w:ascii="Arial" w:hAnsi="Arial" w:cs="Arial"/>
          <w:b/>
          <w:kern w:val="0"/>
        </w:rPr>
        <w:fldChar w:fldCharType="end"/>
      </w:r>
      <w:r w:rsidRPr="008C095F">
        <w:rPr>
          <w:rFonts w:ascii="Arial" w:hAnsi="Arial" w:cs="Arial"/>
          <w:b/>
          <w:kern w:val="0"/>
        </w:rPr>
        <w:t xml:space="preserve"> </w:t>
      </w:r>
      <w:r>
        <w:rPr>
          <w:rFonts w:ascii="Arial" w:hAnsi="Arial" w:cs="Arial"/>
          <w:b/>
          <w:kern w:val="0"/>
        </w:rPr>
        <w:t>Parameter Estimation Error Stability</w:t>
      </w:r>
    </w:p>
    <w:p w14:paraId="6E793E9B" w14:textId="6AFAF166" w:rsidR="00724D9F" w:rsidRPr="00FE26EC" w:rsidRDefault="00724D9F" w:rsidP="00724D9F">
      <w:pPr>
        <w:pStyle w:val="BodyTextIndent"/>
        <w:rPr>
          <w:kern w:val="0"/>
        </w:rPr>
      </w:pPr>
      <w:r w:rsidRPr="00C2217C">
        <w:rPr>
          <w:kern w:val="0"/>
        </w:rPr>
        <w:t>The stability analysis begins with the following simple, positive definite</w:t>
      </w:r>
      <w:r w:rsidR="00CE0D6C" w:rsidRPr="00C2217C">
        <w:rPr>
          <w:kern w:val="0"/>
        </w:rPr>
        <w:t xml:space="preserve">, </w:t>
      </w:r>
      <w:r w:rsidR="00CE0D6C" w:rsidRPr="00FE26EC">
        <w:rPr>
          <w:kern w:val="0"/>
        </w:rPr>
        <w:t xml:space="preserve">Lyapunov like candidate function which was selected to show that </w:t>
      </w:r>
      <m:oMath>
        <m:acc>
          <m:accPr>
            <m:chr m:val="̃"/>
            <m:ctrlPr>
              <w:rPr>
                <w:rFonts w:ascii="Cambria Math" w:hAnsi="Cambria Math" w:cs="Arial"/>
                <w:i/>
              </w:rPr>
            </m:ctrlPr>
          </m:accPr>
          <m:e>
            <m:r>
              <w:rPr>
                <w:rFonts w:ascii="Cambria Math" w:hAnsi="Cambria Math" w:cs="Arial"/>
              </w:rPr>
              <m:t>δ</m:t>
            </m:r>
          </m:e>
        </m:acc>
        <m:d>
          <m:dPr>
            <m:ctrlPr>
              <w:rPr>
                <w:rFonts w:ascii="Cambria Math" w:hAnsi="Cambria Math" w:cs="Arial"/>
                <w:i/>
              </w:rPr>
            </m:ctrlPr>
          </m:dPr>
          <m:e>
            <m:r>
              <w:rPr>
                <w:rFonts w:ascii="Cambria Math" w:hAnsi="Cambria Math" w:cs="Arial"/>
              </w:rPr>
              <m:t>k</m:t>
            </m:r>
          </m:e>
        </m:d>
      </m:oMath>
      <w:r w:rsidR="00CE0D6C" w:rsidRPr="00FC575B">
        <w:t xml:space="preserve"> will be minimized: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85233F" w:rsidRPr="00C9351C" w14:paraId="325A0CE1" w14:textId="77777777" w:rsidTr="00D63FE3">
        <w:tc>
          <w:tcPr>
            <w:tcW w:w="4675" w:type="dxa"/>
          </w:tcPr>
          <w:p w14:paraId="19186E46" w14:textId="22240689" w:rsidR="0085233F" w:rsidRPr="00FE26EC" w:rsidRDefault="00DC69D6" w:rsidP="005213F3">
            <w:pPr>
              <w:pStyle w:val="BodyTextIndent"/>
              <w:spacing w:before="60" w:after="60"/>
              <w:ind w:firstLine="0"/>
              <w:rPr>
                <w:sz w:val="18"/>
                <w:szCs w:val="18"/>
              </w:rPr>
            </w:pPr>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l</m:t>
                    </m:r>
                  </m:sub>
                </m:sSub>
                <m:d>
                  <m:dPr>
                    <m:ctrlPr>
                      <w:rPr>
                        <w:rFonts w:ascii="Cambria Math" w:eastAsiaTheme="minorEastAsia" w:hAnsi="Cambria Math"/>
                        <w:i/>
                        <w:sz w:val="18"/>
                        <w:szCs w:val="18"/>
                      </w:rPr>
                    </m:ctrlPr>
                  </m:dPr>
                  <m:e>
                    <m:r>
                      <w:rPr>
                        <w:rFonts w:ascii="Cambria Math" w:eastAsiaTheme="minorEastAsia" w:hAnsi="Cambria Math"/>
                        <w:sz w:val="18"/>
                        <w:szCs w:val="18"/>
                      </w:rPr>
                      <m:t>k</m:t>
                    </m:r>
                  </m:e>
                </m:d>
                <m:r>
                  <w:rPr>
                    <w:rFonts w:ascii="Cambria Math" w:eastAsiaTheme="minorEastAsia" w:hAnsi="Cambria Math"/>
                    <w:sz w:val="18"/>
                    <w:szCs w:val="18"/>
                  </w:rPr>
                  <m:t>=</m:t>
                </m:r>
                <m:sSup>
                  <m:sSupPr>
                    <m:ctrlPr>
                      <w:rPr>
                        <w:rFonts w:ascii="Cambria Math" w:eastAsiaTheme="minorEastAsia" w:hAnsi="Cambria Math"/>
                        <w:i/>
                        <w:sz w:val="18"/>
                        <w:szCs w:val="18"/>
                      </w:rPr>
                    </m:ctrlPr>
                  </m:sSupPr>
                  <m:e>
                    <m:acc>
                      <m:accPr>
                        <m:chr m:val="̃"/>
                        <m:ctrlPr>
                          <w:rPr>
                            <w:rFonts w:ascii="Cambria Math" w:eastAsiaTheme="minorEastAsia" w:hAnsi="Cambria Math"/>
                            <w:i/>
                            <w:sz w:val="18"/>
                            <w:szCs w:val="18"/>
                          </w:rPr>
                        </m:ctrlPr>
                      </m:accPr>
                      <m:e>
                        <m:r>
                          <w:rPr>
                            <w:rFonts w:ascii="Cambria Math" w:eastAsiaTheme="minorEastAsia" w:hAnsi="Cambria Math"/>
                            <w:sz w:val="18"/>
                            <w:szCs w:val="18"/>
                          </w:rPr>
                          <m:t>δ</m:t>
                        </m:r>
                      </m:e>
                    </m:acc>
                    <m:d>
                      <m:dPr>
                        <m:ctrlPr>
                          <w:rPr>
                            <w:rFonts w:ascii="Cambria Math" w:eastAsiaTheme="minorEastAsia" w:hAnsi="Cambria Math"/>
                            <w:i/>
                            <w:sz w:val="18"/>
                            <w:szCs w:val="18"/>
                          </w:rPr>
                        </m:ctrlPr>
                      </m:dPr>
                      <m:e>
                        <m:r>
                          <w:rPr>
                            <w:rFonts w:ascii="Cambria Math" w:eastAsiaTheme="minorEastAsia" w:hAnsi="Cambria Math"/>
                            <w:sz w:val="18"/>
                            <w:szCs w:val="18"/>
                          </w:rPr>
                          <m:t>k</m:t>
                        </m:r>
                      </m:e>
                    </m:d>
                  </m:e>
                  <m:sup>
                    <m:r>
                      <w:rPr>
                        <w:rFonts w:ascii="Cambria Math" w:eastAsiaTheme="minorEastAsia" w:hAnsi="Cambria Math"/>
                        <w:sz w:val="18"/>
                        <w:szCs w:val="18"/>
                      </w:rPr>
                      <m:t>T</m:t>
                    </m:r>
                  </m:sup>
                </m:sSup>
                <m:sSup>
                  <m:sSupPr>
                    <m:ctrlPr>
                      <w:rPr>
                        <w:rFonts w:ascii="Cambria Math" w:eastAsiaTheme="minorEastAsia" w:hAnsi="Cambria Math"/>
                        <w:i/>
                        <w:sz w:val="18"/>
                        <w:szCs w:val="18"/>
                      </w:rPr>
                    </m:ctrlPr>
                  </m:sSupPr>
                  <m:e>
                    <m:r>
                      <m:rPr>
                        <m:sty m:val="p"/>
                      </m:rPr>
                      <w:rPr>
                        <w:rFonts w:ascii="Cambria Math" w:eastAsiaTheme="minorEastAsia" w:hAnsi="Cambria Math"/>
                        <w:sz w:val="18"/>
                        <w:szCs w:val="18"/>
                      </w:rPr>
                      <m:t>Γ</m:t>
                    </m:r>
                    <m:ctrlPr>
                      <w:rPr>
                        <w:rFonts w:ascii="Cambria Math" w:eastAsiaTheme="minorEastAsia" w:hAnsi="Cambria Math"/>
                        <w:sz w:val="18"/>
                        <w:szCs w:val="18"/>
                      </w:rPr>
                    </m:ctrlPr>
                  </m:e>
                  <m:sup>
                    <m:r>
                      <w:rPr>
                        <w:rFonts w:ascii="Cambria Math" w:eastAsiaTheme="minorEastAsia" w:hAnsi="Cambria Math"/>
                        <w:sz w:val="18"/>
                        <w:szCs w:val="18"/>
                      </w:rPr>
                      <m:t>-1</m:t>
                    </m:r>
                  </m:sup>
                </m:sSup>
                <m:acc>
                  <m:accPr>
                    <m:chr m:val="̃"/>
                    <m:ctrlPr>
                      <w:rPr>
                        <w:rFonts w:ascii="Cambria Math" w:eastAsiaTheme="minorEastAsia" w:hAnsi="Cambria Math"/>
                        <w:i/>
                        <w:sz w:val="18"/>
                        <w:szCs w:val="18"/>
                      </w:rPr>
                    </m:ctrlPr>
                  </m:accPr>
                  <m:e>
                    <m:r>
                      <w:rPr>
                        <w:rFonts w:ascii="Cambria Math" w:eastAsiaTheme="minorEastAsia" w:hAnsi="Cambria Math"/>
                        <w:sz w:val="18"/>
                        <w:szCs w:val="18"/>
                      </w:rPr>
                      <m:t>δ</m:t>
                    </m:r>
                  </m:e>
                </m:acc>
                <m:d>
                  <m:dPr>
                    <m:ctrlPr>
                      <w:rPr>
                        <w:rFonts w:ascii="Cambria Math" w:eastAsiaTheme="minorEastAsia" w:hAnsi="Cambria Math"/>
                        <w:i/>
                        <w:sz w:val="18"/>
                        <w:szCs w:val="18"/>
                      </w:rPr>
                    </m:ctrlPr>
                  </m:dPr>
                  <m:e>
                    <m:r>
                      <w:rPr>
                        <w:rFonts w:ascii="Cambria Math" w:eastAsiaTheme="minorEastAsia" w:hAnsi="Cambria Math"/>
                        <w:sz w:val="18"/>
                        <w:szCs w:val="18"/>
                      </w:rPr>
                      <m:t>k</m:t>
                    </m:r>
                  </m:e>
                </m:d>
                <m:r>
                  <w:rPr>
                    <w:rFonts w:ascii="Cambria Math" w:hAnsi="Cambria Math"/>
                    <w:sz w:val="18"/>
                    <w:szCs w:val="18"/>
                  </w:rPr>
                  <m:t>.</m:t>
                </m:r>
              </m:oMath>
            </m:oMathPara>
          </w:p>
        </w:tc>
        <w:tc>
          <w:tcPr>
            <w:tcW w:w="445" w:type="dxa"/>
            <w:vAlign w:val="center"/>
          </w:tcPr>
          <w:p w14:paraId="594B21BC" w14:textId="1BE61D29" w:rsidR="0085233F" w:rsidRPr="00C9351C" w:rsidRDefault="0085233F" w:rsidP="00FC4AAE">
            <w:pPr>
              <w:pStyle w:val="BodyTextIndent"/>
              <w:spacing w:before="60" w:after="60"/>
              <w:ind w:firstLine="0"/>
              <w:jc w:val="right"/>
              <w:rPr>
                <w:kern w:val="0"/>
                <w:sz w:val="24"/>
                <w:szCs w:val="24"/>
              </w:rPr>
            </w:pPr>
            <w:r w:rsidRPr="00FE26EC">
              <w:rPr>
                <w:kern w:val="0"/>
                <w:sz w:val="24"/>
                <w:szCs w:val="24"/>
              </w:rPr>
              <w:t>(</w:t>
            </w:r>
            <w:r w:rsidRPr="00FC575B">
              <w:rPr>
                <w:kern w:val="0"/>
                <w:sz w:val="24"/>
                <w:szCs w:val="24"/>
              </w:rPr>
              <w:fldChar w:fldCharType="begin"/>
            </w:r>
            <w:r w:rsidRPr="00FE26EC">
              <w:rPr>
                <w:kern w:val="0"/>
                <w:sz w:val="24"/>
                <w:szCs w:val="24"/>
              </w:rPr>
              <w:instrText xml:space="preserve"> SEQ EqNums \* MERGEFORMAT </w:instrText>
            </w:r>
            <w:r w:rsidRPr="00FC575B">
              <w:rPr>
                <w:kern w:val="0"/>
                <w:sz w:val="24"/>
                <w:szCs w:val="24"/>
              </w:rPr>
              <w:fldChar w:fldCharType="separate"/>
            </w:r>
            <w:r w:rsidR="0053008A">
              <w:rPr>
                <w:noProof/>
                <w:kern w:val="0"/>
                <w:sz w:val="24"/>
                <w:szCs w:val="24"/>
              </w:rPr>
              <w:t>20</w:t>
            </w:r>
            <w:r w:rsidRPr="00FC575B">
              <w:rPr>
                <w:kern w:val="0"/>
                <w:sz w:val="24"/>
                <w:szCs w:val="24"/>
              </w:rPr>
              <w:fldChar w:fldCharType="end"/>
            </w:r>
            <w:r w:rsidRPr="00FE26EC">
              <w:rPr>
                <w:kern w:val="0"/>
                <w:sz w:val="24"/>
                <w:szCs w:val="24"/>
              </w:rPr>
              <w:t>)</w:t>
            </w:r>
          </w:p>
        </w:tc>
      </w:tr>
    </w:tbl>
    <w:p w14:paraId="7C3FA157" w14:textId="49F135E6" w:rsidR="00B537EC" w:rsidRDefault="00B54492" w:rsidP="002E644F">
      <w:pPr>
        <w:pStyle w:val="BodyTextIndent"/>
        <w:ind w:firstLine="0"/>
        <w:rPr>
          <w:kern w:val="0"/>
        </w:rPr>
      </w:pPr>
      <w:r>
        <w:t>The delta of the Lyapunov like function between iterations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B54492" w:rsidRPr="00C9351C" w14:paraId="219FF0D8" w14:textId="77777777" w:rsidTr="00FC575B">
        <w:trPr>
          <w:trHeight w:val="225"/>
        </w:trPr>
        <w:tc>
          <w:tcPr>
            <w:tcW w:w="4675" w:type="dxa"/>
          </w:tcPr>
          <w:p w14:paraId="4F96F9CB" w14:textId="50E00C1D" w:rsidR="00B54492" w:rsidRDefault="00CD5141" w:rsidP="00FC575B">
            <w:pPr>
              <w:pStyle w:val="BodyTextIndent"/>
              <w:spacing w:before="60"/>
              <w:ind w:firstLine="0"/>
              <w:rPr>
                <w:sz w:val="18"/>
                <w:szCs w:val="18"/>
              </w:rPr>
            </w:pPr>
            <m:oMathPara>
              <m:oMath>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V</m:t>
                    </m:r>
                  </m:e>
                  <m:sub>
                    <m:r>
                      <w:rPr>
                        <w:rFonts w:ascii="Cambria Math" w:hAnsi="Cambria Math" w:cs="Arial"/>
                        <w:sz w:val="18"/>
                        <w:szCs w:val="18"/>
                      </w:rPr>
                      <m:t>l</m:t>
                    </m:r>
                  </m:sub>
                </m:sSub>
                <m:d>
                  <m:dPr>
                    <m:ctrlPr>
                      <w:rPr>
                        <w:rFonts w:ascii="Cambria Math" w:hAnsi="Cambria Math" w:cs="Arial"/>
                        <w:i/>
                        <w:sz w:val="18"/>
                        <w:szCs w:val="18"/>
                      </w:rPr>
                    </m:ctrlPr>
                  </m:dPr>
                  <m:e>
                    <m:r>
                      <w:rPr>
                        <w:rFonts w:ascii="Cambria Math" w:hAnsi="Cambria Math" w:cs="Arial"/>
                        <w:sz w:val="18"/>
                        <w:szCs w:val="18"/>
                      </w:rPr>
                      <m:t>k+1</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l</m:t>
                    </m:r>
                  </m:sub>
                </m:sSub>
                <m:d>
                  <m:dPr>
                    <m:ctrlPr>
                      <w:rPr>
                        <w:rFonts w:ascii="Cambria Math" w:eastAsiaTheme="minorEastAsia" w:hAnsi="Cambria Math"/>
                        <w:i/>
                        <w:sz w:val="18"/>
                        <w:szCs w:val="18"/>
                      </w:rPr>
                    </m:ctrlPr>
                  </m:dPr>
                  <m:e>
                    <m:r>
                      <w:rPr>
                        <w:rFonts w:ascii="Cambria Math" w:eastAsiaTheme="minorEastAsia" w:hAnsi="Cambria Math"/>
                        <w:sz w:val="18"/>
                        <w:szCs w:val="18"/>
                      </w:rPr>
                      <m:t>k+1</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l</m:t>
                    </m:r>
                  </m:sub>
                </m:sSub>
                <m:d>
                  <m:dPr>
                    <m:ctrlPr>
                      <w:rPr>
                        <w:rFonts w:ascii="Cambria Math" w:eastAsiaTheme="minorEastAsia" w:hAnsi="Cambria Math"/>
                        <w:i/>
                        <w:sz w:val="18"/>
                        <w:szCs w:val="18"/>
                      </w:rPr>
                    </m:ctrlPr>
                  </m:dPr>
                  <m:e>
                    <m:r>
                      <w:rPr>
                        <w:rFonts w:ascii="Cambria Math" w:eastAsiaTheme="minorEastAsia" w:hAnsi="Cambria Math"/>
                        <w:sz w:val="18"/>
                        <w:szCs w:val="18"/>
                      </w:rPr>
                      <m:t>k</m:t>
                    </m:r>
                  </m:e>
                </m:d>
              </m:oMath>
            </m:oMathPara>
          </w:p>
        </w:tc>
        <w:tc>
          <w:tcPr>
            <w:tcW w:w="445" w:type="dxa"/>
            <w:vAlign w:val="center"/>
          </w:tcPr>
          <w:p w14:paraId="6DF9C24D" w14:textId="2ABA6F74" w:rsidR="00B54492" w:rsidRPr="00C9351C" w:rsidRDefault="00B54492" w:rsidP="00FC4AAE">
            <w:pPr>
              <w:pStyle w:val="BodyTextIndent"/>
              <w:spacing w:before="60" w:after="60"/>
              <w:ind w:firstLine="0"/>
              <w:jc w:val="right"/>
              <w:rPr>
                <w:kern w:val="0"/>
                <w:sz w:val="24"/>
                <w:szCs w:val="24"/>
              </w:rPr>
            </w:pPr>
            <w:r w:rsidRPr="00C9351C">
              <w:rPr>
                <w:kern w:val="0"/>
                <w:sz w:val="24"/>
                <w:szCs w:val="24"/>
              </w:rPr>
              <w:t>(</w:t>
            </w:r>
            <w:r w:rsidRPr="00C9351C">
              <w:rPr>
                <w:kern w:val="0"/>
                <w:sz w:val="24"/>
                <w:szCs w:val="24"/>
              </w:rPr>
              <w:fldChar w:fldCharType="begin"/>
            </w:r>
            <w:r w:rsidRPr="00C9351C">
              <w:rPr>
                <w:kern w:val="0"/>
                <w:sz w:val="24"/>
                <w:szCs w:val="24"/>
              </w:rPr>
              <w:instrText xml:space="preserve"> SEQ EqNums \* MERGEFORMAT </w:instrText>
            </w:r>
            <w:r w:rsidRPr="00C9351C">
              <w:rPr>
                <w:kern w:val="0"/>
                <w:sz w:val="24"/>
                <w:szCs w:val="24"/>
              </w:rPr>
              <w:fldChar w:fldCharType="separate"/>
            </w:r>
            <w:r w:rsidR="0053008A">
              <w:rPr>
                <w:noProof/>
                <w:kern w:val="0"/>
                <w:sz w:val="24"/>
                <w:szCs w:val="24"/>
              </w:rPr>
              <w:t>21</w:t>
            </w:r>
            <w:r w:rsidRPr="00C9351C">
              <w:rPr>
                <w:kern w:val="0"/>
                <w:sz w:val="24"/>
                <w:szCs w:val="24"/>
              </w:rPr>
              <w:fldChar w:fldCharType="end"/>
            </w:r>
            <w:r w:rsidRPr="00C9351C">
              <w:rPr>
                <w:kern w:val="0"/>
                <w:sz w:val="24"/>
                <w:szCs w:val="24"/>
              </w:rPr>
              <w:t>)</w:t>
            </w:r>
          </w:p>
        </w:tc>
      </w:tr>
    </w:tbl>
    <w:p w14:paraId="2013DCD6" w14:textId="68E557F9" w:rsidR="002E644F" w:rsidRPr="00584A0F" w:rsidRDefault="002E644F" w:rsidP="002E644F">
      <w:r>
        <w:t>It</w:t>
      </w:r>
      <w:r w:rsidRPr="00742C5D">
        <w:t xml:space="preserve"> </w:t>
      </w:r>
      <w:r w:rsidRPr="00584A0F">
        <w:t xml:space="preserve">can be shown that </w:t>
      </w:r>
      <m:oMath>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l</m:t>
            </m:r>
          </m:sub>
        </m:sSub>
        <m:d>
          <m:dPr>
            <m:ctrlPr>
              <w:rPr>
                <w:rFonts w:ascii="Cambria Math" w:hAnsi="Cambria Math" w:cs="Arial"/>
                <w:i/>
              </w:rPr>
            </m:ctrlPr>
          </m:dPr>
          <m:e>
            <m:r>
              <w:rPr>
                <w:rFonts w:ascii="Cambria Math" w:hAnsi="Cambria Math" w:cs="Arial"/>
              </w:rPr>
              <m:t>k+1</m:t>
            </m:r>
          </m:e>
        </m:d>
      </m:oMath>
      <w:r w:rsidRPr="00584A0F">
        <w:t xml:space="preserve"> after substitutions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75"/>
        <w:gridCol w:w="445"/>
      </w:tblGrid>
      <w:tr w:rsidR="002E644F" w:rsidRPr="00584A0F" w14:paraId="19EA5ADB" w14:textId="77777777" w:rsidTr="00B46031">
        <w:tc>
          <w:tcPr>
            <w:tcW w:w="4675" w:type="dxa"/>
          </w:tcPr>
          <w:p w14:paraId="7B95B933" w14:textId="16ADA320" w:rsidR="002E644F" w:rsidRPr="00584A0F" w:rsidRDefault="00584A0F">
            <w:pPr>
              <w:pStyle w:val="BodyTextIndent"/>
              <w:spacing w:before="60" w:after="60"/>
              <w:ind w:firstLine="0"/>
              <w:rPr>
                <w:sz w:val="18"/>
                <w:szCs w:val="18"/>
              </w:rPr>
            </w:pPr>
            <m:oMathPara>
              <m:oMath>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V</m:t>
                    </m:r>
                  </m:e>
                  <m:sub>
                    <m:r>
                      <w:rPr>
                        <w:rFonts w:ascii="Cambria Math" w:hAnsi="Cambria Math" w:cs="Arial"/>
                        <w:sz w:val="18"/>
                        <w:szCs w:val="18"/>
                      </w:rPr>
                      <m:t>l</m:t>
                    </m:r>
                  </m:sub>
                </m:sSub>
                <m:d>
                  <m:dPr>
                    <m:ctrlPr>
                      <w:rPr>
                        <w:rFonts w:ascii="Cambria Math" w:hAnsi="Cambria Math" w:cs="Arial"/>
                        <w:i/>
                        <w:sz w:val="18"/>
                        <w:szCs w:val="18"/>
                      </w:rPr>
                    </m:ctrlPr>
                  </m:dPr>
                  <m:e>
                    <m:r>
                      <w:rPr>
                        <w:rFonts w:ascii="Cambria Math" w:hAnsi="Cambria Math" w:cs="Arial"/>
                        <w:sz w:val="18"/>
                        <w:szCs w:val="18"/>
                      </w:rPr>
                      <m:t>k+1</m:t>
                    </m:r>
                  </m:e>
                </m:d>
                <m:r>
                  <w:rPr>
                    <w:rFonts w:ascii="Cambria Math" w:hAnsi="Cambria Math" w:cs="Arial"/>
                    <w:sz w:val="18"/>
                    <w:szCs w:val="18"/>
                  </w:rPr>
                  <m:t>=</m:t>
                </m:r>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acc>
                          <m:accPr>
                            <m:ctrlPr>
                              <w:rPr>
                                <w:rFonts w:ascii="Cambria Math" w:hAnsi="Cambria Math" w:cs="Arial"/>
                                <w:i/>
                                <w:sz w:val="18"/>
                                <w:szCs w:val="18"/>
                              </w:rPr>
                            </m:ctrlPr>
                          </m:accPr>
                          <m:e>
                            <m:r>
                              <w:rPr>
                                <w:rFonts w:ascii="Cambria Math" w:hAnsi="Cambria Math" w:cs="Arial"/>
                                <w:sz w:val="18"/>
                                <w:szCs w:val="18"/>
                              </w:rPr>
                              <m:t>δ</m:t>
                            </m:r>
                          </m:e>
                        </m:acc>
                        <m:d>
                          <m:dPr>
                            <m:ctrlPr>
                              <w:rPr>
                                <w:rFonts w:ascii="Cambria Math" w:hAnsi="Cambria Math" w:cs="Arial"/>
                                <w:i/>
                                <w:sz w:val="18"/>
                                <w:szCs w:val="18"/>
                              </w:rPr>
                            </m:ctrlPr>
                          </m:dPr>
                          <m:e>
                            <m:r>
                              <w:rPr>
                                <w:rFonts w:ascii="Cambria Math" w:hAnsi="Cambria Math" w:cs="Arial"/>
                                <w:sz w:val="18"/>
                                <w:szCs w:val="18"/>
                              </w:rPr>
                              <m:t>k+1</m:t>
                            </m:r>
                          </m:e>
                        </m:d>
                        <m:r>
                          <w:rPr>
                            <w:rFonts w:ascii="Cambria Math" w:hAnsi="Cambria Math" w:cs="Arial"/>
                            <w:sz w:val="18"/>
                            <w:szCs w:val="18"/>
                          </w:rPr>
                          <m:t>-δ</m:t>
                        </m:r>
                      </m:e>
                    </m:d>
                  </m:e>
                  <m:sup>
                    <m:r>
                      <w:rPr>
                        <w:rFonts w:ascii="Cambria Math" w:eastAsiaTheme="minorEastAsia" w:hAnsi="Cambria Math"/>
                        <w:sz w:val="18"/>
                        <w:szCs w:val="18"/>
                      </w:rPr>
                      <m:t>T</m:t>
                    </m:r>
                  </m:sup>
                </m:sSup>
                <m:sSup>
                  <m:sSupPr>
                    <m:ctrlPr>
                      <w:rPr>
                        <w:rFonts w:ascii="Cambria Math" w:eastAsiaTheme="minorEastAsia" w:hAnsi="Cambria Math"/>
                        <w:i/>
                        <w:sz w:val="18"/>
                        <w:szCs w:val="18"/>
                      </w:rPr>
                    </m:ctrlPr>
                  </m:sSupPr>
                  <m:e>
                    <m:r>
                      <w:rPr>
                        <w:rFonts w:ascii="Cambria Math" w:eastAsiaTheme="minorEastAsia" w:hAnsi="Cambria Math"/>
                        <w:sz w:val="18"/>
                        <w:szCs w:val="18"/>
                      </w:rPr>
                      <m:t>Y</m:t>
                    </m:r>
                  </m:e>
                  <m:sup>
                    <m:r>
                      <w:rPr>
                        <w:rFonts w:ascii="Cambria Math" w:eastAsiaTheme="minorEastAsia" w:hAnsi="Cambria Math"/>
                        <w:sz w:val="18"/>
                        <w:szCs w:val="18"/>
                      </w:rPr>
                      <m:t>T</m:t>
                    </m:r>
                  </m:sup>
                </m:sSup>
                <m:sSup>
                  <m:sSupPr>
                    <m:ctrlPr>
                      <w:rPr>
                        <w:rFonts w:ascii="Cambria Math" w:eastAsiaTheme="minorEastAsia" w:hAnsi="Cambria Math"/>
                        <w:i/>
                        <w:sz w:val="18"/>
                        <w:szCs w:val="18"/>
                      </w:rPr>
                    </m:ctrlPr>
                  </m:sSupPr>
                  <m:e>
                    <m:r>
                      <m:rPr>
                        <m:sty m:val="p"/>
                      </m:rPr>
                      <w:rPr>
                        <w:rFonts w:ascii="Cambria Math" w:eastAsiaTheme="minorEastAsia" w:hAnsi="Cambria Math"/>
                        <w:sz w:val="18"/>
                        <w:szCs w:val="18"/>
                      </w:rPr>
                      <m:t>Γ</m:t>
                    </m:r>
                    <m:ctrlPr>
                      <w:rPr>
                        <w:rFonts w:ascii="Cambria Math" w:eastAsiaTheme="minorEastAsia" w:hAnsi="Cambria Math"/>
                        <w:sz w:val="18"/>
                        <w:szCs w:val="18"/>
                      </w:rPr>
                    </m:ctrlPr>
                  </m:e>
                  <m:sup>
                    <m:r>
                      <w:rPr>
                        <w:rFonts w:ascii="Cambria Math" w:eastAsiaTheme="minorEastAsia" w:hAnsi="Cambria Math"/>
                        <w:sz w:val="18"/>
                        <w:szCs w:val="18"/>
                      </w:rPr>
                      <m:t>-1</m:t>
                    </m:r>
                  </m:sup>
                </m:sSup>
                <m:r>
                  <w:rPr>
                    <w:rFonts w:ascii="Cambria Math" w:eastAsiaTheme="minorEastAsia" w:hAnsi="Cambria Math"/>
                    <w:sz w:val="18"/>
                    <w:szCs w:val="18"/>
                  </w:rPr>
                  <m:t>Y</m:t>
                </m:r>
                <m:r>
                  <m:rPr>
                    <m:sty m:val="p"/>
                  </m:rPr>
                  <w:rPr>
                    <w:rFonts w:ascii="Cambria Math" w:eastAsiaTheme="minorEastAsia" w:hAnsi="Cambria Math"/>
                    <w:sz w:val="18"/>
                    <w:szCs w:val="18"/>
                  </w:rPr>
                  <m:t>Γ</m:t>
                </m:r>
                <m:sSup>
                  <m:sSupPr>
                    <m:ctrlPr>
                      <w:rPr>
                        <w:rFonts w:ascii="Cambria Math" w:eastAsiaTheme="minorEastAsia" w:hAnsi="Cambria Math"/>
                        <w:i/>
                        <w:sz w:val="18"/>
                        <w:szCs w:val="18"/>
                      </w:rPr>
                    </m:ctrlPr>
                  </m:sSupPr>
                  <m:e>
                    <m:r>
                      <w:rPr>
                        <w:rFonts w:ascii="Cambria Math" w:eastAsiaTheme="minorEastAsia" w:hAnsi="Cambria Math"/>
                        <w:sz w:val="18"/>
                        <w:szCs w:val="18"/>
                      </w:rPr>
                      <m:t>Y</m:t>
                    </m:r>
                  </m:e>
                  <m:sup>
                    <m:r>
                      <w:rPr>
                        <w:rFonts w:ascii="Cambria Math" w:eastAsiaTheme="minorEastAsia" w:hAnsi="Cambria Math"/>
                        <w:sz w:val="18"/>
                        <w:szCs w:val="18"/>
                      </w:rPr>
                      <m:t>T</m:t>
                    </m:r>
                  </m:sup>
                </m:sSup>
                <m:acc>
                  <m:accPr>
                    <m:chr m:val="̃"/>
                    <m:ctrlPr>
                      <w:rPr>
                        <w:rFonts w:ascii="Cambria Math" w:hAnsi="Cambria Math" w:cs="Arial"/>
                        <w:i/>
                        <w:sz w:val="18"/>
                        <w:szCs w:val="18"/>
                      </w:rPr>
                    </m:ctrlPr>
                  </m:accPr>
                  <m:e>
                    <m:r>
                      <w:rPr>
                        <w:rFonts w:ascii="Cambria Math" w:hAnsi="Cambria Math" w:cs="Arial"/>
                        <w:sz w:val="18"/>
                        <w:szCs w:val="18"/>
                      </w:rPr>
                      <m:t>φ</m:t>
                    </m:r>
                  </m:e>
                </m:acc>
                <m:d>
                  <m:dPr>
                    <m:ctrlPr>
                      <w:rPr>
                        <w:rFonts w:ascii="Cambria Math" w:hAnsi="Cambria Math" w:cs="Arial"/>
                        <w:i/>
                        <w:sz w:val="18"/>
                        <w:szCs w:val="18"/>
                      </w:rPr>
                    </m:ctrlPr>
                  </m:dPr>
                  <m:e>
                    <m:r>
                      <w:rPr>
                        <w:rFonts w:ascii="Cambria Math" w:hAnsi="Cambria Math" w:cs="Arial"/>
                        <w:sz w:val="18"/>
                        <w:szCs w:val="18"/>
                      </w:rPr>
                      <m:t>k+1</m:t>
                    </m:r>
                  </m:e>
                </m:d>
              </m:oMath>
            </m:oMathPara>
          </w:p>
        </w:tc>
        <w:tc>
          <w:tcPr>
            <w:tcW w:w="445" w:type="dxa"/>
            <w:vAlign w:val="center"/>
          </w:tcPr>
          <w:p w14:paraId="39EED190" w14:textId="709503C3" w:rsidR="002E644F" w:rsidRPr="00584A0F" w:rsidRDefault="002E644F" w:rsidP="00FC575B">
            <w:pPr>
              <w:pStyle w:val="BodyTextIndent"/>
              <w:spacing w:before="60"/>
              <w:ind w:firstLine="0"/>
              <w:jc w:val="right"/>
              <w:rPr>
                <w:kern w:val="0"/>
                <w:sz w:val="24"/>
                <w:szCs w:val="24"/>
              </w:rPr>
            </w:pPr>
            <w:r w:rsidRPr="00584A0F">
              <w:rPr>
                <w:kern w:val="0"/>
                <w:sz w:val="24"/>
                <w:szCs w:val="24"/>
              </w:rPr>
              <w:t>(</w:t>
            </w:r>
            <w:r w:rsidRPr="00FC575B">
              <w:rPr>
                <w:kern w:val="0"/>
                <w:sz w:val="24"/>
                <w:szCs w:val="24"/>
              </w:rPr>
              <w:fldChar w:fldCharType="begin"/>
            </w:r>
            <w:r w:rsidRPr="00584A0F">
              <w:rPr>
                <w:kern w:val="0"/>
                <w:sz w:val="24"/>
                <w:szCs w:val="24"/>
              </w:rPr>
              <w:instrText xml:space="preserve"> SEQ EqNums \* MERGEFORMAT </w:instrText>
            </w:r>
            <w:r w:rsidRPr="00FC575B">
              <w:rPr>
                <w:kern w:val="0"/>
                <w:sz w:val="24"/>
                <w:szCs w:val="24"/>
              </w:rPr>
              <w:fldChar w:fldCharType="separate"/>
            </w:r>
            <w:r w:rsidR="0053008A">
              <w:rPr>
                <w:noProof/>
                <w:kern w:val="0"/>
                <w:sz w:val="24"/>
                <w:szCs w:val="24"/>
              </w:rPr>
              <w:t>22</w:t>
            </w:r>
            <w:r w:rsidRPr="00FC575B">
              <w:rPr>
                <w:kern w:val="0"/>
                <w:sz w:val="24"/>
                <w:szCs w:val="24"/>
              </w:rPr>
              <w:fldChar w:fldCharType="end"/>
            </w:r>
            <w:r w:rsidRPr="00584A0F">
              <w:rPr>
                <w:kern w:val="0"/>
                <w:sz w:val="24"/>
                <w:szCs w:val="24"/>
              </w:rPr>
              <w:t>)</w:t>
            </w:r>
          </w:p>
        </w:tc>
      </w:tr>
    </w:tbl>
    <w:p w14:paraId="012B4A2F" w14:textId="67009CD0" w:rsidR="00BE2396" w:rsidRPr="004E438E" w:rsidRDefault="00BB6A7E" w:rsidP="00BB6A7E">
      <w:pPr>
        <w:pStyle w:val="BodyTextIndent"/>
        <w:ind w:firstLine="0"/>
      </w:pPr>
      <m:oMath>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l</m:t>
            </m:r>
          </m:sub>
        </m:sSub>
        <m:d>
          <m:dPr>
            <m:ctrlPr>
              <w:rPr>
                <w:rFonts w:ascii="Cambria Math" w:hAnsi="Cambria Math" w:cs="Arial"/>
                <w:i/>
              </w:rPr>
            </m:ctrlPr>
          </m:dPr>
          <m:e>
            <m:r>
              <w:rPr>
                <w:rFonts w:ascii="Cambria Math" w:hAnsi="Cambria Math" w:cs="Arial"/>
              </w:rPr>
              <m:t>k+1</m:t>
            </m:r>
          </m:e>
        </m:d>
      </m:oMath>
      <w:r w:rsidRPr="00584A0F">
        <w:t xml:space="preserve"> will always be negative or </w:t>
      </w:r>
      <w:r w:rsidRPr="00D7095E">
        <w:t>zero</w:t>
      </w:r>
      <w:r w:rsidR="008E47B6" w:rsidRPr="00D7095E">
        <w:t xml:space="preserve"> </w:t>
      </w:r>
      <w:r w:rsidR="00D7095E" w:rsidRPr="00FC575B">
        <w:t xml:space="preserve">because the elements of </w:t>
      </w:r>
      <m:oMath>
        <m:r>
          <w:rPr>
            <w:rFonts w:ascii="Cambria Math" w:hAnsi="Cambria Math"/>
          </w:rPr>
          <m:t>Y</m:t>
        </m:r>
      </m:oMath>
      <w:r w:rsidR="00D7095E" w:rsidRPr="00FC575B">
        <w:t xml:space="preserve"> and </w:t>
      </w:r>
      <m:oMath>
        <m:r>
          <m:rPr>
            <m:sty m:val="p"/>
          </m:rPr>
          <w:rPr>
            <w:rFonts w:ascii="Cambria Math" w:hAnsi="Cambria Math"/>
          </w:rPr>
          <m:t>Γ</m:t>
        </m:r>
        <m:r>
          <w:rPr>
            <w:rFonts w:ascii="Cambria Math" w:hAnsi="Cambria Math"/>
          </w:rPr>
          <m:t xml:space="preserve"> </m:t>
        </m:r>
      </m:oMath>
      <w:r w:rsidR="00D7095E" w:rsidRPr="00FC575B">
        <w:t xml:space="preserve">are always positive and the sign of the elements of </w:t>
      </w:r>
      <m:oMath>
        <m:acc>
          <m:accPr>
            <m:ctrlPr>
              <w:rPr>
                <w:rFonts w:ascii="Cambria Math" w:hAnsi="Cambria Math" w:cs="Arial"/>
                <w:i/>
              </w:rPr>
            </m:ctrlPr>
          </m:accPr>
          <m:e>
            <m:r>
              <w:rPr>
                <w:rFonts w:ascii="Cambria Math" w:hAnsi="Cambria Math" w:cs="Arial"/>
              </w:rPr>
              <m:t>δ</m:t>
            </m:r>
          </m:e>
        </m:acc>
        <m:d>
          <m:dPr>
            <m:ctrlPr>
              <w:rPr>
                <w:rFonts w:ascii="Cambria Math" w:hAnsi="Cambria Math" w:cs="Arial"/>
                <w:i/>
              </w:rPr>
            </m:ctrlPr>
          </m:dPr>
          <m:e>
            <m:r>
              <w:rPr>
                <w:rFonts w:ascii="Cambria Math" w:hAnsi="Cambria Math" w:cs="Arial"/>
              </w:rPr>
              <m:t>k+1</m:t>
            </m:r>
          </m:e>
        </m:d>
        <m:r>
          <w:rPr>
            <w:rFonts w:ascii="Cambria Math" w:hAnsi="Cambria Math" w:cs="Arial"/>
          </w:rPr>
          <m:t>-δ</m:t>
        </m:r>
      </m:oMath>
      <w:r w:rsidR="00D7095E" w:rsidRPr="00FC575B">
        <w:t xml:space="preserve"> and the sign of the elements of </w:t>
      </w:r>
      <m:oMath>
        <m:acc>
          <m:accPr>
            <m:chr m:val="̃"/>
            <m:ctrlPr>
              <w:rPr>
                <w:rFonts w:ascii="Cambria Math" w:hAnsi="Cambria Math" w:cs="Arial"/>
                <w:i/>
              </w:rPr>
            </m:ctrlPr>
          </m:accPr>
          <m:e>
            <m:r>
              <w:rPr>
                <w:rFonts w:ascii="Cambria Math" w:hAnsi="Cambria Math" w:cs="Arial"/>
              </w:rPr>
              <m:t>φ</m:t>
            </m:r>
          </m:e>
        </m:acc>
        <m:d>
          <m:dPr>
            <m:ctrlPr>
              <w:rPr>
                <w:rFonts w:ascii="Cambria Math" w:hAnsi="Cambria Math" w:cs="Arial"/>
                <w:i/>
              </w:rPr>
            </m:ctrlPr>
          </m:dPr>
          <m:e>
            <m:r>
              <w:rPr>
                <w:rFonts w:ascii="Cambria Math" w:hAnsi="Cambria Math" w:cs="Arial"/>
              </w:rPr>
              <m:t>k+1</m:t>
            </m:r>
          </m:e>
        </m:d>
      </m:oMath>
      <w:r w:rsidR="00D7095E" w:rsidRPr="00FC575B">
        <w:t xml:space="preserve"> will always oppose each other, except when the estimation error is exactly zero</w:t>
      </w:r>
      <w:r w:rsidR="00D7095E" w:rsidRPr="00D7095E">
        <w:t xml:space="preserve">. </w:t>
      </w:r>
      <w:r w:rsidR="004427EC" w:rsidRPr="00D7095E">
        <w:rPr>
          <w:kern w:val="0"/>
        </w:rPr>
        <w:t>Therefore, as the number of robot cycles approaches infinity, the parameter</w:t>
      </w:r>
      <w:r w:rsidR="004427EC">
        <w:rPr>
          <w:kern w:val="0"/>
        </w:rPr>
        <w:t xml:space="preserve"> estimation error will diminish.</w:t>
      </w:r>
    </w:p>
    <w:p w14:paraId="7F49DFDA" w14:textId="7743CD5C" w:rsidR="008C095F" w:rsidRDefault="008C095F" w:rsidP="000552C1">
      <w:pPr>
        <w:pStyle w:val="BodyTextIndent"/>
        <w:rPr>
          <w:kern w:val="0"/>
        </w:rPr>
      </w:pPr>
    </w:p>
    <w:p w14:paraId="501DBD88" w14:textId="52102D07" w:rsidR="008C095F" w:rsidRDefault="008C095F" w:rsidP="005E134D">
      <w:pPr>
        <w:pStyle w:val="BodyTextIndent"/>
        <w:numPr>
          <w:ilvl w:val="0"/>
          <w:numId w:val="3"/>
        </w:numPr>
        <w:ind w:left="360"/>
        <w:rPr>
          <w:rFonts w:ascii="Arial" w:hAnsi="Arial" w:cs="Arial"/>
          <w:b/>
          <w:kern w:val="0"/>
        </w:rPr>
      </w:pPr>
      <w:r w:rsidRPr="008C095F">
        <w:rPr>
          <w:rFonts w:ascii="Arial" w:hAnsi="Arial" w:cs="Arial"/>
          <w:b/>
          <w:kern w:val="0"/>
        </w:rPr>
        <w:t>RESULTS AND DISCUSSION</w:t>
      </w:r>
    </w:p>
    <w:p w14:paraId="4BEA8DF6" w14:textId="6C1B874F" w:rsidR="00944D12" w:rsidRDefault="008202AB" w:rsidP="009C7A32">
      <w:pPr>
        <w:pStyle w:val="BodyTextIndent"/>
        <w:rPr>
          <w:kern w:val="0"/>
        </w:rPr>
      </w:pPr>
      <w:r>
        <w:rPr>
          <w:kern w:val="0"/>
        </w:rPr>
        <w:t xml:space="preserve">The goal of the Risk of Passage </w:t>
      </w:r>
      <w:r w:rsidR="00F85A4C">
        <w:rPr>
          <w:kern w:val="0"/>
        </w:rPr>
        <w:t xml:space="preserve">(ROP) </w:t>
      </w:r>
      <w:r>
        <w:rPr>
          <w:kern w:val="0"/>
        </w:rPr>
        <w:t xml:space="preserve">algorithm </w:t>
      </w:r>
      <w:r w:rsidR="00F85A4C">
        <w:rPr>
          <w:kern w:val="0"/>
        </w:rPr>
        <w:t xml:space="preserve">presented in this paper </w:t>
      </w:r>
      <w:r>
        <w:rPr>
          <w:kern w:val="0"/>
        </w:rPr>
        <w:t>is to estimate the risk</w:t>
      </w:r>
      <w:r w:rsidR="009C7A32">
        <w:rPr>
          <w:kern w:val="0"/>
        </w:rPr>
        <w:t xml:space="preserve"> of</w:t>
      </w:r>
      <w:r>
        <w:rPr>
          <w:kern w:val="0"/>
        </w:rPr>
        <w:t xml:space="preserve"> </w:t>
      </w:r>
      <w:r w:rsidR="00382B94">
        <w:rPr>
          <w:kern w:val="0"/>
        </w:rPr>
        <w:t>manipulator passage between dynamic obstacles</w:t>
      </w:r>
      <w:r w:rsidR="00AE7286">
        <w:rPr>
          <w:kern w:val="0"/>
        </w:rPr>
        <w:t xml:space="preserve"> encountered in manufacturing HRC</w:t>
      </w:r>
      <w:r w:rsidR="009C7A32">
        <w:rPr>
          <w:kern w:val="0"/>
        </w:rPr>
        <w:t xml:space="preserve">.  The algorithm </w:t>
      </w:r>
      <w:r w:rsidR="00DE4500">
        <w:rPr>
          <w:kern w:val="0"/>
        </w:rPr>
        <w:t xml:space="preserve">predicts </w:t>
      </w:r>
      <w:r w:rsidR="009C7A32">
        <w:rPr>
          <w:kern w:val="0"/>
        </w:rPr>
        <w:t>the likelihood</w:t>
      </w:r>
      <w:r w:rsidR="00136BE8">
        <w:rPr>
          <w:kern w:val="0"/>
        </w:rPr>
        <w:t xml:space="preserve"> obstacles will prevent the manipulators passage between them at a future time.</w:t>
      </w:r>
      <w:r w:rsidR="00125837">
        <w:rPr>
          <w:kern w:val="0"/>
        </w:rPr>
        <w:t xml:space="preserve">  If the estimate</w:t>
      </w:r>
      <w:r w:rsidR="00666D8B">
        <w:rPr>
          <w:kern w:val="0"/>
        </w:rPr>
        <w:t>d</w:t>
      </w:r>
      <w:r w:rsidR="00125837">
        <w:rPr>
          <w:kern w:val="0"/>
        </w:rPr>
        <w:t xml:space="preserve"> risk is greater than a user selected threshold, then an Obstacle Pair Volume (OPV) is created</w:t>
      </w:r>
      <w:r w:rsidR="009B5F06">
        <w:rPr>
          <w:kern w:val="0"/>
        </w:rPr>
        <w:t>, blocking unsafe passage of any part of the robot arm between the moving obstacles.  This ensures real-time updates by</w:t>
      </w:r>
      <w:r w:rsidR="006C0687">
        <w:rPr>
          <w:kern w:val="0"/>
        </w:rPr>
        <w:t xml:space="preserve"> a</w:t>
      </w:r>
      <w:r w:rsidR="009B5F06">
        <w:rPr>
          <w:kern w:val="0"/>
        </w:rPr>
        <w:t xml:space="preserve"> trajectory planner and safe robotic interaction with humans within manufacturing workcells</w:t>
      </w:r>
      <w:r w:rsidR="00125837">
        <w:rPr>
          <w:kern w:val="0"/>
        </w:rPr>
        <w:t>.</w:t>
      </w:r>
      <w:r w:rsidR="001A42CC">
        <w:rPr>
          <w:kern w:val="0"/>
        </w:rPr>
        <w:t xml:space="preserve">  If the manipulator can avoid the spaces between obstacles which may prohibit passage in the future, then the </w:t>
      </w:r>
      <w:r w:rsidR="00E67FF4">
        <w:rPr>
          <w:kern w:val="0"/>
        </w:rPr>
        <w:t xml:space="preserve">increase in the manipulators time to reach the goal pose will be less than if the OPV were not created and </w:t>
      </w:r>
      <w:r w:rsidR="00474E97">
        <w:rPr>
          <w:kern w:val="0"/>
        </w:rPr>
        <w:t xml:space="preserve">the robot’s </w:t>
      </w:r>
      <w:r w:rsidR="00FF4B69">
        <w:rPr>
          <w:kern w:val="0"/>
        </w:rPr>
        <w:t>trajectory must be replanned after getting too close to the obstacles.</w:t>
      </w:r>
      <w:r w:rsidR="00E35B04">
        <w:rPr>
          <w:kern w:val="0"/>
        </w:rPr>
        <w:t xml:space="preserve">  In this section, </w:t>
      </w:r>
      <w:r w:rsidR="00F914BC">
        <w:rPr>
          <w:kern w:val="0"/>
        </w:rPr>
        <w:t xml:space="preserve">implementation of the ROP-based robot system is presented in simulation, demonstrating learning of </w:t>
      </w:r>
      <w:r w:rsidR="00E35B04">
        <w:rPr>
          <w:kern w:val="0"/>
        </w:rPr>
        <w:t xml:space="preserve">ROP parameters and </w:t>
      </w:r>
      <w:r w:rsidR="0019504A">
        <w:rPr>
          <w:kern w:val="0"/>
        </w:rPr>
        <w:t>creation of</w:t>
      </w:r>
      <w:r w:rsidR="00E35B04">
        <w:rPr>
          <w:kern w:val="0"/>
        </w:rPr>
        <w:t xml:space="preserve"> OPV</w:t>
      </w:r>
      <w:r w:rsidR="001A4D55">
        <w:rPr>
          <w:kern w:val="0"/>
        </w:rPr>
        <w:t>s</w:t>
      </w:r>
      <w:r w:rsidR="00E35B04">
        <w:rPr>
          <w:kern w:val="0"/>
        </w:rPr>
        <w:t xml:space="preserve"> for </w:t>
      </w:r>
      <w:r w:rsidR="000832A2">
        <w:rPr>
          <w:kern w:val="0"/>
        </w:rPr>
        <w:t xml:space="preserve">a variety of likely </w:t>
      </w:r>
      <w:r w:rsidR="00E35B04">
        <w:rPr>
          <w:kern w:val="0"/>
        </w:rPr>
        <w:t xml:space="preserve">scenarios.  </w:t>
      </w:r>
    </w:p>
    <w:p w14:paraId="400C6AE3" w14:textId="216B5B2B" w:rsidR="00FE7027" w:rsidRPr="00944D12" w:rsidRDefault="00FE7027" w:rsidP="00944D12">
      <w:pPr>
        <w:pStyle w:val="BodyTextIndent"/>
        <w:ind w:left="360" w:firstLine="0"/>
        <w:rPr>
          <w:kern w:val="0"/>
        </w:rPr>
      </w:pPr>
    </w:p>
    <w:p w14:paraId="006FB3A6" w14:textId="6DD1D124" w:rsidR="00AE46D8" w:rsidRDefault="00B477CF" w:rsidP="00B477CF">
      <w:pPr>
        <w:pStyle w:val="BodyTextIndent"/>
        <w:ind w:firstLine="0"/>
        <w:rPr>
          <w:rFonts w:ascii="Arial" w:hAnsi="Arial" w:cs="Arial"/>
          <w:b/>
          <w:kern w:val="0"/>
        </w:rPr>
      </w:pPr>
      <w:r>
        <w:rPr>
          <w:rFonts w:ascii="Arial" w:hAnsi="Arial" w:cs="Arial"/>
          <w:b/>
          <w:kern w:val="0"/>
        </w:rPr>
        <w:t>3.1 Simulation Design</w:t>
      </w:r>
    </w:p>
    <w:p w14:paraId="5B281A0F" w14:textId="14CCCAD1" w:rsidR="00066144" w:rsidRDefault="00051B46" w:rsidP="00A5037A">
      <w:pPr>
        <w:pStyle w:val="BodyTextIndent"/>
        <w:rPr>
          <w:kern w:val="0"/>
        </w:rPr>
      </w:pPr>
      <w:r>
        <w:rPr>
          <w:kern w:val="0"/>
        </w:rPr>
        <w:t>To test the</w:t>
      </w:r>
      <w:r w:rsidR="00B44587">
        <w:rPr>
          <w:kern w:val="0"/>
        </w:rPr>
        <w:t xml:space="preserve"> </w:t>
      </w:r>
      <w:r w:rsidR="00F85A4C">
        <w:rPr>
          <w:kern w:val="0"/>
        </w:rPr>
        <w:t>ROP</w:t>
      </w:r>
      <w:r w:rsidR="00B44587">
        <w:rPr>
          <w:kern w:val="0"/>
        </w:rPr>
        <w:t xml:space="preserve"> estimation </w:t>
      </w:r>
      <w:r>
        <w:rPr>
          <w:kern w:val="0"/>
        </w:rPr>
        <w:t xml:space="preserve">algorithm, many scenarios </w:t>
      </w:r>
      <w:r w:rsidR="00842D1F">
        <w:rPr>
          <w:kern w:val="0"/>
        </w:rPr>
        <w:t>were</w:t>
      </w:r>
      <w:r>
        <w:rPr>
          <w:kern w:val="0"/>
        </w:rPr>
        <w:t xml:space="preserve"> developed so the algorithm can be evaluated at many points in</w:t>
      </w:r>
      <w:r w:rsidR="005E7518">
        <w:rPr>
          <w:kern w:val="0"/>
        </w:rPr>
        <w:t xml:space="preserve"> </w:t>
      </w:r>
      <w:r>
        <w:rPr>
          <w:kern w:val="0"/>
        </w:rPr>
        <w:t xml:space="preserve">the state space defined by the parameters of </w:t>
      </w:r>
      <m:oMath>
        <m:r>
          <w:rPr>
            <w:rFonts w:ascii="Cambria Math" w:hAnsi="Cambria Math"/>
            <w:kern w:val="0"/>
          </w:rPr>
          <m:t>Y</m:t>
        </m:r>
      </m:oMath>
      <w:r>
        <w:rPr>
          <w:kern w:val="0"/>
        </w:rPr>
        <w:t xml:space="preserve"> in </w:t>
      </w:r>
      <w:r w:rsidR="0073086A">
        <w:rPr>
          <w:kern w:val="0"/>
        </w:rPr>
        <w:t>Eq.</w:t>
      </w:r>
      <w:r>
        <w:rPr>
          <w:kern w:val="0"/>
        </w:rPr>
        <w:t xml:space="preserve"> </w:t>
      </w:r>
      <w:r w:rsidR="00A659FD" w:rsidRPr="00A659FD">
        <w:rPr>
          <w:kern w:val="0"/>
        </w:rPr>
        <w:t>(</w:t>
      </w:r>
      <w:r w:rsidR="00A659FD" w:rsidRPr="00A659FD">
        <w:rPr>
          <w:kern w:val="0"/>
        </w:rPr>
        <w:fldChar w:fldCharType="begin"/>
      </w:r>
      <w:r w:rsidR="00A659FD" w:rsidRPr="00A659FD">
        <w:rPr>
          <w:kern w:val="0"/>
        </w:rPr>
        <w:instrText xml:space="preserve"> REF eq5 \h </w:instrText>
      </w:r>
      <w:r w:rsidR="00A659FD">
        <w:rPr>
          <w:kern w:val="0"/>
        </w:rPr>
        <w:instrText xml:space="preserve"> \* MERGEFORMAT </w:instrText>
      </w:r>
      <w:r w:rsidR="00A659FD" w:rsidRPr="00A659FD">
        <w:rPr>
          <w:kern w:val="0"/>
        </w:rPr>
      </w:r>
      <w:r w:rsidR="00A659FD" w:rsidRPr="00A659FD">
        <w:rPr>
          <w:kern w:val="0"/>
        </w:rPr>
        <w:fldChar w:fldCharType="separate"/>
      </w:r>
      <w:ins w:id="37" w:author="Flowers,Jared" w:date="2021-03-20T21:27:00Z">
        <w:r w:rsidR="0053008A" w:rsidRPr="0053008A">
          <w:rPr>
            <w:noProof/>
            <w:kern w:val="0"/>
            <w:rPrChange w:id="38" w:author="Flowers,Jared" w:date="2021-03-20T21:27:00Z">
              <w:rPr>
                <w:noProof/>
                <w:kern w:val="0"/>
                <w:sz w:val="24"/>
                <w:szCs w:val="24"/>
              </w:rPr>
            </w:rPrChange>
          </w:rPr>
          <w:t>5</w:t>
        </w:r>
      </w:ins>
      <w:del w:id="39" w:author="Flowers,Jared" w:date="2021-03-20T21:27:00Z">
        <w:r w:rsidR="005548FC" w:rsidRPr="00702E0F" w:rsidDel="0053008A">
          <w:rPr>
            <w:noProof/>
            <w:kern w:val="0"/>
          </w:rPr>
          <w:delText>5</w:delText>
        </w:r>
      </w:del>
      <w:r w:rsidR="00A659FD" w:rsidRPr="00A659FD">
        <w:rPr>
          <w:kern w:val="0"/>
        </w:rPr>
        <w:fldChar w:fldCharType="end"/>
      </w:r>
      <w:r w:rsidR="00A659FD" w:rsidRPr="00A659FD">
        <w:rPr>
          <w:kern w:val="0"/>
        </w:rPr>
        <w:t>)</w:t>
      </w:r>
      <w:r w:rsidR="00837786">
        <w:rPr>
          <w:kern w:val="0"/>
        </w:rPr>
        <w:t xml:space="preserve"> </w:t>
      </w:r>
      <w:r>
        <w:rPr>
          <w:kern w:val="0"/>
        </w:rPr>
        <w:t>throu</w:t>
      </w:r>
      <w:r w:rsidRPr="00F773F7">
        <w:rPr>
          <w:kern w:val="0"/>
        </w:rPr>
        <w:t xml:space="preserve">gh </w:t>
      </w:r>
      <w:r w:rsidR="00F773F7" w:rsidRPr="00F773F7">
        <w:rPr>
          <w:kern w:val="0"/>
        </w:rPr>
        <w:t>(</w:t>
      </w:r>
      <w:r w:rsidR="00F773F7" w:rsidRPr="00F773F7">
        <w:rPr>
          <w:kern w:val="0"/>
        </w:rPr>
        <w:fldChar w:fldCharType="begin"/>
      </w:r>
      <w:r w:rsidR="00F773F7" w:rsidRPr="00F773F7">
        <w:rPr>
          <w:kern w:val="0"/>
        </w:rPr>
        <w:instrText xml:space="preserve"> REF eq14 \h </w:instrText>
      </w:r>
      <w:r w:rsidR="00F773F7">
        <w:rPr>
          <w:kern w:val="0"/>
        </w:rPr>
        <w:instrText xml:space="preserve"> \* MERGEFORMAT </w:instrText>
      </w:r>
      <w:r w:rsidR="00F773F7" w:rsidRPr="00F773F7">
        <w:rPr>
          <w:kern w:val="0"/>
        </w:rPr>
      </w:r>
      <w:r w:rsidR="00F773F7" w:rsidRPr="00F773F7">
        <w:rPr>
          <w:kern w:val="0"/>
        </w:rPr>
        <w:fldChar w:fldCharType="separate"/>
      </w:r>
      <w:ins w:id="40" w:author="Flowers,Jared" w:date="2021-03-20T21:27:00Z">
        <w:r w:rsidR="0053008A" w:rsidRPr="0053008A">
          <w:rPr>
            <w:noProof/>
            <w:kern w:val="0"/>
            <w:rPrChange w:id="41" w:author="Flowers,Jared" w:date="2021-03-20T21:27:00Z">
              <w:rPr>
                <w:noProof/>
                <w:kern w:val="0"/>
                <w:sz w:val="24"/>
                <w:szCs w:val="24"/>
              </w:rPr>
            </w:rPrChange>
          </w:rPr>
          <w:t>14</w:t>
        </w:r>
      </w:ins>
      <w:del w:id="42" w:author="Flowers,Jared" w:date="2021-03-20T21:27:00Z">
        <w:r w:rsidR="005548FC" w:rsidRPr="00702E0F" w:rsidDel="0053008A">
          <w:rPr>
            <w:noProof/>
            <w:kern w:val="0"/>
          </w:rPr>
          <w:delText>14</w:delText>
        </w:r>
      </w:del>
      <w:r w:rsidR="00F773F7" w:rsidRPr="00F773F7">
        <w:rPr>
          <w:kern w:val="0"/>
        </w:rPr>
        <w:fldChar w:fldCharType="end"/>
      </w:r>
      <w:r w:rsidR="00F773F7" w:rsidRPr="00F773F7">
        <w:rPr>
          <w:kern w:val="0"/>
        </w:rPr>
        <w:t>) and (</w:t>
      </w:r>
      <w:r w:rsidR="00F773F7" w:rsidRPr="00F773F7">
        <w:rPr>
          <w:kern w:val="0"/>
        </w:rPr>
        <w:fldChar w:fldCharType="begin"/>
      </w:r>
      <w:r w:rsidR="00F773F7" w:rsidRPr="00F773F7">
        <w:rPr>
          <w:kern w:val="0"/>
        </w:rPr>
        <w:instrText xml:space="preserve"> REF eq18 \h </w:instrText>
      </w:r>
      <w:r w:rsidR="00F773F7">
        <w:rPr>
          <w:kern w:val="0"/>
        </w:rPr>
        <w:instrText xml:space="preserve"> \* MERGEFORMAT </w:instrText>
      </w:r>
      <w:r w:rsidR="00F773F7" w:rsidRPr="00F773F7">
        <w:rPr>
          <w:kern w:val="0"/>
        </w:rPr>
      </w:r>
      <w:r w:rsidR="00F773F7" w:rsidRPr="00F773F7">
        <w:rPr>
          <w:kern w:val="0"/>
        </w:rPr>
        <w:fldChar w:fldCharType="separate"/>
      </w:r>
      <w:ins w:id="43" w:author="Flowers,Jared" w:date="2021-03-20T21:27:00Z">
        <w:r w:rsidR="0053008A" w:rsidRPr="0053008A">
          <w:rPr>
            <w:noProof/>
            <w:kern w:val="0"/>
            <w:rPrChange w:id="44" w:author="Flowers,Jared" w:date="2021-03-20T21:27:00Z">
              <w:rPr>
                <w:noProof/>
                <w:kern w:val="0"/>
                <w:sz w:val="24"/>
                <w:szCs w:val="24"/>
              </w:rPr>
            </w:rPrChange>
          </w:rPr>
          <w:t>16</w:t>
        </w:r>
      </w:ins>
      <w:del w:id="45" w:author="Flowers,Jared" w:date="2021-03-20T21:27:00Z">
        <w:r w:rsidR="005548FC" w:rsidRPr="00702E0F" w:rsidDel="0053008A">
          <w:rPr>
            <w:noProof/>
            <w:kern w:val="0"/>
          </w:rPr>
          <w:delText>16</w:delText>
        </w:r>
      </w:del>
      <w:r w:rsidR="00F773F7" w:rsidRPr="00F773F7">
        <w:rPr>
          <w:kern w:val="0"/>
        </w:rPr>
        <w:fldChar w:fldCharType="end"/>
      </w:r>
      <w:r w:rsidR="00F773F7" w:rsidRPr="00F773F7">
        <w:rPr>
          <w:kern w:val="0"/>
        </w:rPr>
        <w:t>)</w:t>
      </w:r>
      <w:r>
        <w:rPr>
          <w:kern w:val="0"/>
        </w:rPr>
        <w:t xml:space="preserve">.  </w:t>
      </w:r>
      <w:r w:rsidR="00425650">
        <w:rPr>
          <w:kern w:val="0"/>
        </w:rPr>
        <w:t xml:space="preserve">Each </w:t>
      </w:r>
      <w:r w:rsidR="007B5B0F">
        <w:rPr>
          <w:kern w:val="0"/>
        </w:rPr>
        <w:t>scenario include</w:t>
      </w:r>
      <w:r w:rsidR="00425650">
        <w:rPr>
          <w:kern w:val="0"/>
        </w:rPr>
        <w:t>s</w:t>
      </w:r>
      <w:r w:rsidR="007B5B0F">
        <w:rPr>
          <w:kern w:val="0"/>
        </w:rPr>
        <w:t xml:space="preserve"> a trajectory for the robot as well as trajector</w:t>
      </w:r>
      <w:r w:rsidR="00402D42">
        <w:rPr>
          <w:kern w:val="0"/>
        </w:rPr>
        <w:t>ies</w:t>
      </w:r>
      <w:r w:rsidR="007B5B0F">
        <w:rPr>
          <w:kern w:val="0"/>
        </w:rPr>
        <w:t xml:space="preserve">, dimensions, and rotations for two cylinders, which are </w:t>
      </w:r>
      <w:r w:rsidR="00375933">
        <w:rPr>
          <w:kern w:val="0"/>
        </w:rPr>
        <w:t xml:space="preserve">the dynamic </w:t>
      </w:r>
      <w:r w:rsidR="007B5B0F">
        <w:rPr>
          <w:kern w:val="0"/>
        </w:rPr>
        <w:t>obstacles</w:t>
      </w:r>
      <w:r>
        <w:rPr>
          <w:kern w:val="0"/>
        </w:rPr>
        <w:t xml:space="preserve">.  The two cylinders are intended to represent the forearms of a human.  </w:t>
      </w:r>
      <w:r w:rsidR="00541264">
        <w:rPr>
          <w:kern w:val="0"/>
        </w:rPr>
        <w:t>For many scenarios</w:t>
      </w:r>
      <w:r w:rsidR="006B6BBB">
        <w:rPr>
          <w:kern w:val="0"/>
        </w:rPr>
        <w:t>, the</w:t>
      </w:r>
      <w:r>
        <w:rPr>
          <w:kern w:val="0"/>
        </w:rPr>
        <w:t xml:space="preserve"> cylinders have a length of 0.2 meters and radius of </w:t>
      </w:r>
      <w:r>
        <w:rPr>
          <w:kern w:val="0"/>
        </w:rPr>
        <w:lastRenderedPageBreak/>
        <w:t>0.04 meters, approximately the same dimensions as a</w:t>
      </w:r>
      <w:r w:rsidR="00C76623">
        <w:rPr>
          <w:kern w:val="0"/>
        </w:rPr>
        <w:t xml:space="preserve"> </w:t>
      </w:r>
      <w:r>
        <w:rPr>
          <w:kern w:val="0"/>
        </w:rPr>
        <w:t xml:space="preserve">forearm.  The scenarios vary </w:t>
      </w:r>
      <w:r w:rsidR="00480326">
        <w:rPr>
          <w:kern w:val="0"/>
        </w:rPr>
        <w:t xml:space="preserve">the parameters </w:t>
      </w:r>
      <w:r w:rsidR="0043467F">
        <w:rPr>
          <w:kern w:val="0"/>
        </w:rPr>
        <w:t>of the cylinders according to the list</w:t>
      </w:r>
      <w:r w:rsidR="00480326">
        <w:rPr>
          <w:kern w:val="0"/>
        </w:rPr>
        <w:t xml:space="preserve"> in </w:t>
      </w:r>
      <w:r w:rsidR="00307EDB">
        <w:rPr>
          <w:kern w:val="0"/>
        </w:rPr>
        <w:t>T</w:t>
      </w:r>
      <w:r w:rsidR="00480326">
        <w:rPr>
          <w:kern w:val="0"/>
        </w:rPr>
        <w:t xml:space="preserve">able </w:t>
      </w:r>
      <w:r w:rsidR="0043467F">
        <w:rPr>
          <w:kern w:val="0"/>
        </w:rPr>
        <w:fldChar w:fldCharType="begin"/>
      </w:r>
      <w:r w:rsidR="0043467F">
        <w:rPr>
          <w:kern w:val="0"/>
        </w:rPr>
        <w:instrText xml:space="preserve"> REF _Ref56424448 \h \# "0"</w:instrText>
      </w:r>
      <w:r w:rsidR="0043467F">
        <w:rPr>
          <w:kern w:val="0"/>
        </w:rPr>
      </w:r>
      <w:r w:rsidR="0043467F">
        <w:rPr>
          <w:kern w:val="0"/>
        </w:rPr>
        <w:fldChar w:fldCharType="separate"/>
      </w:r>
      <w:r w:rsidR="0053008A">
        <w:rPr>
          <w:kern w:val="0"/>
        </w:rPr>
        <w:t>2</w:t>
      </w:r>
      <w:r w:rsidR="0043467F">
        <w:rPr>
          <w:kern w:val="0"/>
        </w:rPr>
        <w:fldChar w:fldCharType="end"/>
      </w:r>
      <w:r>
        <w:rPr>
          <w:kern w:val="0"/>
        </w:rPr>
        <w:t xml:space="preserve">. </w:t>
      </w:r>
      <w:r w:rsidR="00307EDB">
        <w:rPr>
          <w:kern w:val="0"/>
        </w:rPr>
        <w:t xml:space="preserve">Those </w:t>
      </w:r>
      <w:r>
        <w:rPr>
          <w:kern w:val="0"/>
        </w:rPr>
        <w:t xml:space="preserve">scenarios also have an associated robot trajectory, which is listed in </w:t>
      </w:r>
      <w:r w:rsidR="006A2B71">
        <w:rPr>
          <w:kern w:val="0"/>
        </w:rPr>
        <w:t>T</w:t>
      </w:r>
      <w:r>
        <w:rPr>
          <w:kern w:val="0"/>
        </w:rPr>
        <w:t xml:space="preserve">able </w:t>
      </w:r>
      <w:r>
        <w:rPr>
          <w:kern w:val="0"/>
        </w:rPr>
        <w:fldChar w:fldCharType="begin"/>
      </w:r>
      <w:r>
        <w:rPr>
          <w:kern w:val="0"/>
        </w:rPr>
        <w:instrText xml:space="preserve"> REF t4 \h </w:instrText>
      </w:r>
      <w:r w:rsidR="00871FA7">
        <w:rPr>
          <w:kern w:val="0"/>
        </w:rPr>
        <w:instrText xml:space="preserve"> \* MERGEFORMAT </w:instrText>
      </w:r>
      <w:r>
        <w:rPr>
          <w:kern w:val="0"/>
        </w:rPr>
      </w:r>
      <w:r>
        <w:rPr>
          <w:kern w:val="0"/>
        </w:rPr>
        <w:fldChar w:fldCharType="separate"/>
      </w:r>
      <w:ins w:id="46" w:author="Flowers,Jared" w:date="2021-03-20T21:27:00Z">
        <w:r w:rsidR="0053008A" w:rsidRPr="0053008A">
          <w:rPr>
            <w:kern w:val="0"/>
            <w:rPrChange w:id="47" w:author="Flowers,Jared" w:date="2021-03-20T21:27:00Z">
              <w:rPr>
                <w:rFonts w:ascii="Arial" w:hAnsi="Arial" w:cs="Arial"/>
                <w:b/>
                <w:bCs/>
                <w:noProof/>
                <w:color w:val="000000" w:themeColor="text1"/>
              </w:rPr>
            </w:rPrChange>
          </w:rPr>
          <w:t>3</w:t>
        </w:r>
      </w:ins>
      <w:del w:id="48" w:author="Flowers,Jared" w:date="2021-03-20T21:27:00Z">
        <w:r w:rsidR="005548FC" w:rsidRPr="00702E0F" w:rsidDel="0053008A">
          <w:rPr>
            <w:kern w:val="0"/>
          </w:rPr>
          <w:delText>3</w:delText>
        </w:r>
      </w:del>
      <w:r>
        <w:rPr>
          <w:kern w:val="0"/>
        </w:rPr>
        <w:fldChar w:fldCharType="end"/>
      </w:r>
      <w:r>
        <w:rPr>
          <w:kern w:val="0"/>
        </w:rPr>
        <w:t xml:space="preserve">.  </w:t>
      </w:r>
      <w:r w:rsidR="00051EB3">
        <w:rPr>
          <w:kern w:val="0"/>
        </w:rPr>
        <w:t xml:space="preserve">Most of the scenarios </w:t>
      </w:r>
      <w:r w:rsidR="00051EB3" w:rsidRPr="00F21AAF">
        <w:rPr>
          <w:kern w:val="0"/>
        </w:rPr>
        <w:t>position the cylinders in a way that prohibits the robot from executing its original trajectory, which would pass between the cylinders.</w:t>
      </w:r>
      <w:r w:rsidR="00312501" w:rsidRPr="00F21AAF">
        <w:rPr>
          <w:kern w:val="0"/>
        </w:rPr>
        <w:t xml:space="preserve">  </w:t>
      </w:r>
      <w:r w:rsidR="00754885" w:rsidRPr="00FC575B">
        <w:rPr>
          <w:kern w:val="0"/>
        </w:rPr>
        <w:t>Scenarios 20, 21, 42, and 47 from</w:t>
      </w:r>
      <w:r w:rsidR="004A0733" w:rsidRPr="00F21AAF">
        <w:rPr>
          <w:kern w:val="0"/>
        </w:rPr>
        <w:t xml:space="preserve"> Table </w:t>
      </w:r>
      <w:r w:rsidR="004A0733" w:rsidRPr="00FC575B">
        <w:rPr>
          <w:kern w:val="0"/>
        </w:rPr>
        <w:fldChar w:fldCharType="begin"/>
      </w:r>
      <w:r w:rsidR="004A0733" w:rsidRPr="00F21AAF">
        <w:rPr>
          <w:kern w:val="0"/>
        </w:rPr>
        <w:instrText xml:space="preserve"> REF _Ref56424448 \h \# "0"</w:instrText>
      </w:r>
      <w:r w:rsidR="00135179" w:rsidRPr="00FC575B">
        <w:rPr>
          <w:kern w:val="0"/>
        </w:rPr>
        <w:instrText xml:space="preserve"> \* MERGEFORMAT </w:instrText>
      </w:r>
      <w:r w:rsidR="004A0733" w:rsidRPr="00FC575B">
        <w:rPr>
          <w:kern w:val="0"/>
        </w:rPr>
      </w:r>
      <w:r w:rsidR="004A0733" w:rsidRPr="00FC575B">
        <w:rPr>
          <w:kern w:val="0"/>
        </w:rPr>
        <w:fldChar w:fldCharType="separate"/>
      </w:r>
      <w:r w:rsidR="0053008A">
        <w:rPr>
          <w:kern w:val="0"/>
        </w:rPr>
        <w:t>2</w:t>
      </w:r>
      <w:r w:rsidR="004A0733" w:rsidRPr="00FC575B">
        <w:rPr>
          <w:kern w:val="0"/>
        </w:rPr>
        <w:fldChar w:fldCharType="end"/>
      </w:r>
      <w:r w:rsidR="00754885" w:rsidRPr="00FC575B">
        <w:rPr>
          <w:kern w:val="0"/>
        </w:rPr>
        <w:t xml:space="preserve"> </w:t>
      </w:r>
      <w:r w:rsidR="004A0733" w:rsidRPr="00F21AAF">
        <w:rPr>
          <w:kern w:val="0"/>
        </w:rPr>
        <w:t>allow</w:t>
      </w:r>
      <w:r w:rsidR="00BC7730" w:rsidRPr="00F21AAF">
        <w:rPr>
          <w:kern w:val="0"/>
        </w:rPr>
        <w:t xml:space="preserve"> robot passage</w:t>
      </w:r>
      <w:r w:rsidR="00AF6D47" w:rsidRPr="00FC575B">
        <w:rPr>
          <w:kern w:val="0"/>
        </w:rPr>
        <w:t>,</w:t>
      </w:r>
      <w:r w:rsidR="00BD03AE" w:rsidRPr="00F21AAF">
        <w:rPr>
          <w:kern w:val="0"/>
        </w:rPr>
        <w:t xml:space="preserve"> demonstrat</w:t>
      </w:r>
      <w:r w:rsidR="00AF6D47" w:rsidRPr="00FC575B">
        <w:rPr>
          <w:kern w:val="0"/>
        </w:rPr>
        <w:t>ing</w:t>
      </w:r>
      <w:r w:rsidR="00BD03AE" w:rsidRPr="00F21AAF">
        <w:rPr>
          <w:kern w:val="0"/>
        </w:rPr>
        <w:t xml:space="preserve"> that</w:t>
      </w:r>
      <w:r w:rsidR="00B30E35" w:rsidRPr="00FC575B">
        <w:rPr>
          <w:kern w:val="0"/>
        </w:rPr>
        <w:t xml:space="preserve"> </w:t>
      </w:r>
      <w:r w:rsidR="00BD03AE" w:rsidRPr="00F21AAF">
        <w:rPr>
          <w:kern w:val="0"/>
        </w:rPr>
        <w:t>the OPV does not need to be created</w:t>
      </w:r>
      <w:r w:rsidR="00AF6D47" w:rsidRPr="00FC575B">
        <w:rPr>
          <w:kern w:val="0"/>
        </w:rPr>
        <w:t xml:space="preserve"> when the ROP is low enough</w:t>
      </w:r>
      <w:r w:rsidR="00BD03AE" w:rsidRPr="00F21AAF">
        <w:rPr>
          <w:kern w:val="0"/>
        </w:rPr>
        <w:t xml:space="preserve">. </w:t>
      </w:r>
      <w:r w:rsidR="00312501" w:rsidRPr="00F21AAF">
        <w:rPr>
          <w:kern w:val="0"/>
        </w:rPr>
        <w:t>The parameters adjusted for each scen</w:t>
      </w:r>
      <w:r w:rsidR="00E135D1" w:rsidRPr="00F21AAF">
        <w:rPr>
          <w:kern w:val="0"/>
        </w:rPr>
        <w:t>a</w:t>
      </w:r>
      <w:r w:rsidR="00312501" w:rsidRPr="00F21AAF">
        <w:rPr>
          <w:kern w:val="0"/>
        </w:rPr>
        <w:t xml:space="preserve">rio can be seen in </w:t>
      </w:r>
      <w:r w:rsidR="0073086A" w:rsidRPr="00F21AAF">
        <w:rPr>
          <w:kern w:val="0"/>
        </w:rPr>
        <w:t>Fig.</w:t>
      </w:r>
      <w:r w:rsidR="00312501" w:rsidRPr="00F21AAF">
        <w:rPr>
          <w:kern w:val="0"/>
        </w:rPr>
        <w:t xml:space="preserve"> </w:t>
      </w:r>
      <w:r w:rsidR="00312501" w:rsidRPr="00FC575B">
        <w:rPr>
          <w:kern w:val="0"/>
        </w:rPr>
        <w:fldChar w:fldCharType="begin"/>
      </w:r>
      <w:r w:rsidR="00312501" w:rsidRPr="00F21AAF">
        <w:rPr>
          <w:kern w:val="0"/>
        </w:rPr>
        <w:instrText xml:space="preserve"> REF _Ref56498108 \h \# "0"</w:instrText>
      </w:r>
      <w:r w:rsidR="00F21AAF">
        <w:rPr>
          <w:kern w:val="0"/>
        </w:rPr>
        <w:instrText xml:space="preserve"> \* MERGEFORMAT </w:instrText>
      </w:r>
      <w:r w:rsidR="00312501" w:rsidRPr="00FC575B">
        <w:rPr>
          <w:kern w:val="0"/>
        </w:rPr>
      </w:r>
      <w:r w:rsidR="00312501" w:rsidRPr="00FC575B">
        <w:rPr>
          <w:kern w:val="0"/>
        </w:rPr>
        <w:fldChar w:fldCharType="separate"/>
      </w:r>
      <w:r w:rsidR="0053008A">
        <w:rPr>
          <w:kern w:val="0"/>
        </w:rPr>
        <w:t>4</w:t>
      </w:r>
      <w:r w:rsidR="00312501" w:rsidRPr="00FC575B">
        <w:rPr>
          <w:kern w:val="0"/>
        </w:rPr>
        <w:fldChar w:fldCharType="end"/>
      </w:r>
      <w:r w:rsidR="00312501" w:rsidRPr="00F21AAF">
        <w:rPr>
          <w:kern w:val="0"/>
        </w:rPr>
        <w:t>.</w:t>
      </w:r>
    </w:p>
    <w:p w14:paraId="7A30B387" w14:textId="6AAB2E8D" w:rsidR="00302816" w:rsidRDefault="00302816">
      <w:pPr>
        <w:pStyle w:val="BodyTextIndent"/>
        <w:rPr>
          <w:kern w:val="0"/>
        </w:rPr>
      </w:pPr>
    </w:p>
    <w:p w14:paraId="13926730" w14:textId="746D0CE3" w:rsidR="00576BE5" w:rsidRDefault="00E02D19">
      <w:pPr>
        <w:pStyle w:val="BodyTextIndent"/>
        <w:rPr>
          <w:kern w:val="0"/>
        </w:rPr>
      </w:pPr>
      <w:r>
        <w:rPr>
          <w:noProof/>
          <w:kern w:val="0"/>
        </w:rPr>
        <mc:AlternateContent>
          <mc:Choice Requires="wps">
            <w:drawing>
              <wp:anchor distT="0" distB="0" distL="114300" distR="114300" simplePos="0" relativeHeight="251658245" behindDoc="0" locked="0" layoutInCell="1" allowOverlap="1" wp14:anchorId="20F724E9" wp14:editId="6A6EF391">
                <wp:simplePos x="0" y="0"/>
                <wp:positionH relativeFrom="margin">
                  <wp:align>left</wp:align>
                </wp:positionH>
                <wp:positionV relativeFrom="paragraph">
                  <wp:posOffset>949325</wp:posOffset>
                </wp:positionV>
                <wp:extent cx="3253105" cy="2590800"/>
                <wp:effectExtent l="0" t="0" r="4445" b="0"/>
                <wp:wrapTopAndBottom/>
                <wp:docPr id="18" name="Text Box 18"/>
                <wp:cNvGraphicFramePr/>
                <a:graphic xmlns:a="http://schemas.openxmlformats.org/drawingml/2006/main">
                  <a:graphicData uri="http://schemas.microsoft.com/office/word/2010/wordprocessingShape">
                    <wps:wsp>
                      <wps:cNvSpPr txBox="1"/>
                      <wps:spPr>
                        <a:xfrm>
                          <a:off x="0" y="0"/>
                          <a:ext cx="3253105" cy="2590800"/>
                        </a:xfrm>
                        <a:prstGeom prst="rect">
                          <a:avLst/>
                        </a:prstGeom>
                        <a:solidFill>
                          <a:schemeClr val="lt1"/>
                        </a:solidFill>
                        <a:ln w="6350">
                          <a:noFill/>
                        </a:ln>
                      </wps:spPr>
                      <wps:txbx>
                        <w:txbxContent>
                          <w:p w14:paraId="7DD2901F" w14:textId="7E39298E" w:rsidR="003D34F3" w:rsidRPr="00AC0E06" w:rsidRDefault="003D34F3" w:rsidP="00AC0E06">
                            <w:pPr>
                              <w:rPr>
                                <w:i/>
                                <w:iCs/>
                              </w:rPr>
                            </w:pPr>
                            <w:bookmarkStart w:id="49" w:name="_Ref56424448"/>
                            <w:r w:rsidRPr="00244731">
                              <w:rPr>
                                <w:rFonts w:ascii="Arial" w:hAnsi="Arial" w:cs="Arial"/>
                                <w:b/>
                                <w:bCs/>
                                <w:color w:val="000000" w:themeColor="text1"/>
                              </w:rPr>
                              <w:t xml:space="preserve">TABLE </w:t>
                            </w:r>
                            <w:r w:rsidRPr="00244731">
                              <w:rPr>
                                <w:rFonts w:ascii="Arial" w:hAnsi="Arial" w:cs="Arial"/>
                                <w:b/>
                                <w:bCs/>
                                <w:color w:val="000000" w:themeColor="text1"/>
                              </w:rPr>
                              <w:fldChar w:fldCharType="begin"/>
                            </w:r>
                            <w:r w:rsidRPr="00244731">
                              <w:rPr>
                                <w:rFonts w:ascii="Arial" w:hAnsi="Arial" w:cs="Arial"/>
                                <w:b/>
                                <w:bCs/>
                                <w:color w:val="000000" w:themeColor="text1"/>
                              </w:rPr>
                              <w:instrText xml:space="preserve"> SEQ Table \* ARABIC </w:instrText>
                            </w:r>
                            <w:r w:rsidRPr="00244731">
                              <w:rPr>
                                <w:rFonts w:ascii="Arial" w:hAnsi="Arial" w:cs="Arial"/>
                                <w:b/>
                                <w:bCs/>
                                <w:color w:val="000000" w:themeColor="text1"/>
                              </w:rPr>
                              <w:fldChar w:fldCharType="separate"/>
                            </w:r>
                            <w:r w:rsidR="0053008A">
                              <w:rPr>
                                <w:rFonts w:ascii="Arial" w:hAnsi="Arial" w:cs="Arial"/>
                                <w:b/>
                                <w:bCs/>
                                <w:noProof/>
                                <w:color w:val="000000" w:themeColor="text1"/>
                              </w:rPr>
                              <w:t>2</w:t>
                            </w:r>
                            <w:r w:rsidRPr="00244731">
                              <w:rPr>
                                <w:rFonts w:ascii="Arial" w:hAnsi="Arial" w:cs="Arial"/>
                                <w:b/>
                                <w:bCs/>
                                <w:color w:val="000000" w:themeColor="text1"/>
                              </w:rPr>
                              <w:fldChar w:fldCharType="end"/>
                            </w:r>
                            <w:bookmarkEnd w:id="49"/>
                            <w:r w:rsidRPr="00244731">
                              <w:rPr>
                                <w:rFonts w:ascii="Arial" w:hAnsi="Arial" w:cs="Arial"/>
                                <w:b/>
                                <w:bCs/>
                                <w:color w:val="000000" w:themeColor="text1"/>
                              </w:rPr>
                              <w:t>.</w:t>
                            </w:r>
                            <w:r w:rsidRPr="00244731">
                              <w:rPr>
                                <w:color w:val="000000" w:themeColor="text1"/>
                              </w:rPr>
                              <w:t xml:space="preserve">  </w:t>
                            </w:r>
                            <w:r w:rsidRPr="00244731">
                              <w:rPr>
                                <w:color w:val="000000" w:themeColor="text1"/>
                                <w:sz w:val="18"/>
                                <w:szCs w:val="18"/>
                              </w:rPr>
                              <w:t>OBSTACLE TRAJECTORIES FOR SIMULATION</w:t>
                            </w:r>
                          </w:p>
                          <w:tbl>
                            <w:tblPr>
                              <w:tblStyle w:val="TableGrid"/>
                              <w:tblW w:w="4992" w:type="dxa"/>
                              <w:jc w:val="center"/>
                              <w:tblCellMar>
                                <w:left w:w="58" w:type="dxa"/>
                                <w:right w:w="58" w:type="dxa"/>
                              </w:tblCellMar>
                              <w:tblLook w:val="04A0" w:firstRow="1" w:lastRow="0" w:firstColumn="1" w:lastColumn="0" w:noHBand="0" w:noVBand="1"/>
                            </w:tblPr>
                            <w:tblGrid>
                              <w:gridCol w:w="816"/>
                              <w:gridCol w:w="4176"/>
                            </w:tblGrid>
                            <w:tr w:rsidR="003D34F3" w14:paraId="4BA18496" w14:textId="77777777" w:rsidTr="00244731">
                              <w:trPr>
                                <w:jc w:val="center"/>
                              </w:trPr>
                              <w:tc>
                                <w:tcPr>
                                  <w:tcW w:w="816" w:type="dxa"/>
                                  <w:vAlign w:val="bottom"/>
                                </w:tcPr>
                                <w:p w14:paraId="106295E6" w14:textId="77777777" w:rsidR="003D34F3" w:rsidRPr="00FC575B" w:rsidRDefault="003D34F3" w:rsidP="00244731">
                                  <w:pPr>
                                    <w:jc w:val="center"/>
                                    <w:rPr>
                                      <w:sz w:val="18"/>
                                      <w:szCs w:val="18"/>
                                    </w:rPr>
                                  </w:pPr>
                                  <w:r w:rsidRPr="00FC575B">
                                    <w:rPr>
                                      <w:sz w:val="18"/>
                                      <w:szCs w:val="18"/>
                                    </w:rPr>
                                    <w:t>Obstacle Scenario</w:t>
                                  </w:r>
                                </w:p>
                              </w:tc>
                              <w:tc>
                                <w:tcPr>
                                  <w:tcW w:w="4176" w:type="dxa"/>
                                  <w:vAlign w:val="bottom"/>
                                </w:tcPr>
                                <w:p w14:paraId="311D49B5" w14:textId="77777777" w:rsidR="003D34F3" w:rsidRPr="00FC575B" w:rsidRDefault="003D34F3" w:rsidP="00244731">
                                  <w:pPr>
                                    <w:jc w:val="left"/>
                                    <w:rPr>
                                      <w:sz w:val="18"/>
                                      <w:szCs w:val="18"/>
                                    </w:rPr>
                                  </w:pPr>
                                  <w:r w:rsidRPr="00FC575B">
                                    <w:rPr>
                                      <w:sz w:val="18"/>
                                      <w:szCs w:val="18"/>
                                    </w:rPr>
                                    <w:t>Description</w:t>
                                  </w:r>
                                </w:p>
                              </w:tc>
                            </w:tr>
                            <w:tr w:rsidR="003D34F3" w14:paraId="7A5C84C9" w14:textId="77777777" w:rsidTr="00EC6D5A">
                              <w:trPr>
                                <w:jc w:val="center"/>
                              </w:trPr>
                              <w:tc>
                                <w:tcPr>
                                  <w:tcW w:w="816" w:type="dxa"/>
                                </w:tcPr>
                                <w:p w14:paraId="0E68548C" w14:textId="77777777" w:rsidR="003D34F3" w:rsidRPr="00FC575B" w:rsidRDefault="003D34F3" w:rsidP="00820007">
                                  <w:pPr>
                                    <w:jc w:val="center"/>
                                    <w:rPr>
                                      <w:sz w:val="18"/>
                                      <w:szCs w:val="18"/>
                                    </w:rPr>
                                  </w:pPr>
                                  <w:r w:rsidRPr="00FC575B">
                                    <w:rPr>
                                      <w:sz w:val="18"/>
                                      <w:szCs w:val="18"/>
                                    </w:rPr>
                                    <w:t>1-21</w:t>
                                  </w:r>
                                </w:p>
                              </w:tc>
                              <w:tc>
                                <w:tcPr>
                                  <w:tcW w:w="4176" w:type="dxa"/>
                                </w:tcPr>
                                <w:p w14:paraId="53804178" w14:textId="042F0D02" w:rsidR="003D34F3" w:rsidRPr="00FC575B" w:rsidRDefault="003D34F3" w:rsidP="00820007">
                                  <w:pPr>
                                    <w:rPr>
                                      <w:sz w:val="18"/>
                                      <w:szCs w:val="18"/>
                                    </w:rPr>
                                  </w:pPr>
                                  <w:r w:rsidRPr="00FC575B">
                                    <w:rPr>
                                      <w:sz w:val="18"/>
                                      <w:szCs w:val="18"/>
                                    </w:rPr>
                                    <w:t xml:space="preserve">Vary the </w:t>
                                  </w:r>
                                  <w:r w:rsidR="001C429B" w:rsidRPr="00FC575B">
                                    <w:rPr>
                                      <w:sz w:val="18"/>
                                      <w:szCs w:val="18"/>
                                    </w:rPr>
                                    <w:t xml:space="preserve">pitch </w:t>
                                  </w:r>
                                  <w:r w:rsidRPr="00FC575B">
                                    <w:rPr>
                                      <w:sz w:val="18"/>
                                      <w:szCs w:val="18"/>
                                    </w:rPr>
                                    <w:t>angle of cylinder 1 from 0 to 180 degrees with robot trajectory 1</w:t>
                                  </w:r>
                                </w:p>
                              </w:tc>
                            </w:tr>
                            <w:tr w:rsidR="003D34F3" w14:paraId="20EAD152" w14:textId="77777777" w:rsidTr="00EC6D5A">
                              <w:trPr>
                                <w:jc w:val="center"/>
                              </w:trPr>
                              <w:tc>
                                <w:tcPr>
                                  <w:tcW w:w="816" w:type="dxa"/>
                                </w:tcPr>
                                <w:p w14:paraId="4A5F1E50" w14:textId="77777777" w:rsidR="003D34F3" w:rsidRPr="00FC575B" w:rsidRDefault="003D34F3" w:rsidP="00820007">
                                  <w:pPr>
                                    <w:jc w:val="center"/>
                                    <w:rPr>
                                      <w:sz w:val="18"/>
                                      <w:szCs w:val="18"/>
                                    </w:rPr>
                                  </w:pPr>
                                  <w:r w:rsidRPr="00FC575B">
                                    <w:rPr>
                                      <w:sz w:val="18"/>
                                      <w:szCs w:val="18"/>
                                    </w:rPr>
                                    <w:t>22-32</w:t>
                                  </w:r>
                                </w:p>
                              </w:tc>
                              <w:tc>
                                <w:tcPr>
                                  <w:tcW w:w="4176" w:type="dxa"/>
                                </w:tcPr>
                                <w:p w14:paraId="3E1AB050" w14:textId="77777777" w:rsidR="003D34F3" w:rsidRPr="00FC575B" w:rsidRDefault="003D34F3" w:rsidP="00820007">
                                  <w:pPr>
                                    <w:rPr>
                                      <w:sz w:val="18"/>
                                      <w:szCs w:val="18"/>
                                    </w:rPr>
                                  </w:pPr>
                                  <w:r w:rsidRPr="00FC575B">
                                    <w:rPr>
                                      <w:sz w:val="18"/>
                                      <w:szCs w:val="18"/>
                                    </w:rPr>
                                    <w:t>Vary the approach duration, velocity and direction in the x and y directions of the cylinders with robot trajectory 1</w:t>
                                  </w:r>
                                </w:p>
                              </w:tc>
                            </w:tr>
                            <w:tr w:rsidR="003D34F3" w14:paraId="74FC224B" w14:textId="77777777" w:rsidTr="00EC6D5A">
                              <w:trPr>
                                <w:jc w:val="center"/>
                              </w:trPr>
                              <w:tc>
                                <w:tcPr>
                                  <w:tcW w:w="816" w:type="dxa"/>
                                </w:tcPr>
                                <w:p w14:paraId="6B6CEB9C" w14:textId="77777777" w:rsidR="003D34F3" w:rsidRPr="00FC575B" w:rsidRDefault="003D34F3" w:rsidP="00820007">
                                  <w:pPr>
                                    <w:jc w:val="center"/>
                                    <w:rPr>
                                      <w:sz w:val="18"/>
                                      <w:szCs w:val="18"/>
                                    </w:rPr>
                                  </w:pPr>
                                  <w:r w:rsidRPr="00FC575B">
                                    <w:rPr>
                                      <w:sz w:val="18"/>
                                      <w:szCs w:val="18"/>
                                    </w:rPr>
                                    <w:t>33-34</w:t>
                                  </w:r>
                                </w:p>
                              </w:tc>
                              <w:tc>
                                <w:tcPr>
                                  <w:tcW w:w="4176" w:type="dxa"/>
                                </w:tcPr>
                                <w:p w14:paraId="4C97C20C" w14:textId="77777777" w:rsidR="003D34F3" w:rsidRPr="00FC575B" w:rsidRDefault="003D34F3" w:rsidP="00820007">
                                  <w:pPr>
                                    <w:rPr>
                                      <w:sz w:val="18"/>
                                      <w:szCs w:val="18"/>
                                    </w:rPr>
                                  </w:pPr>
                                  <w:r w:rsidRPr="00FC575B">
                                    <w:rPr>
                                      <w:sz w:val="18"/>
                                      <w:szCs w:val="18"/>
                                    </w:rPr>
                                    <w:t>Vary the yaw angle of the cylinders between -90 and 90 degrees with robot trajectory 1</w:t>
                                  </w:r>
                                </w:p>
                              </w:tc>
                            </w:tr>
                            <w:tr w:rsidR="003D34F3" w14:paraId="62A93A03" w14:textId="77777777" w:rsidTr="00EC6D5A">
                              <w:trPr>
                                <w:jc w:val="center"/>
                              </w:trPr>
                              <w:tc>
                                <w:tcPr>
                                  <w:tcW w:w="816" w:type="dxa"/>
                                </w:tcPr>
                                <w:p w14:paraId="07BC9295" w14:textId="77777777" w:rsidR="003D34F3" w:rsidRPr="00FC575B" w:rsidRDefault="003D34F3" w:rsidP="00820007">
                                  <w:pPr>
                                    <w:jc w:val="center"/>
                                    <w:rPr>
                                      <w:sz w:val="18"/>
                                      <w:szCs w:val="18"/>
                                    </w:rPr>
                                  </w:pPr>
                                  <w:r w:rsidRPr="00FC575B">
                                    <w:rPr>
                                      <w:sz w:val="18"/>
                                      <w:szCs w:val="18"/>
                                    </w:rPr>
                                    <w:t>35-42</w:t>
                                  </w:r>
                                </w:p>
                              </w:tc>
                              <w:tc>
                                <w:tcPr>
                                  <w:tcW w:w="4176" w:type="dxa"/>
                                </w:tcPr>
                                <w:p w14:paraId="68501101" w14:textId="77777777" w:rsidR="003D34F3" w:rsidRPr="00FC575B" w:rsidRDefault="003D34F3" w:rsidP="00820007">
                                  <w:pPr>
                                    <w:rPr>
                                      <w:sz w:val="18"/>
                                      <w:szCs w:val="18"/>
                                    </w:rPr>
                                  </w:pPr>
                                  <w:r w:rsidRPr="00FC575B">
                                    <w:rPr>
                                      <w:sz w:val="18"/>
                                      <w:szCs w:val="18"/>
                                    </w:rPr>
                                    <w:t>Vary approach durations and velocities of the cylinders in the y direction with robot trajectory 2</w:t>
                                  </w:r>
                                </w:p>
                              </w:tc>
                            </w:tr>
                            <w:tr w:rsidR="003D34F3" w14:paraId="54A1504A" w14:textId="77777777" w:rsidTr="00EC6D5A">
                              <w:trPr>
                                <w:jc w:val="center"/>
                              </w:trPr>
                              <w:tc>
                                <w:tcPr>
                                  <w:tcW w:w="816" w:type="dxa"/>
                                </w:tcPr>
                                <w:p w14:paraId="11237F73" w14:textId="77777777" w:rsidR="003D34F3" w:rsidRPr="00FC575B" w:rsidRDefault="003D34F3" w:rsidP="00820007">
                                  <w:pPr>
                                    <w:jc w:val="center"/>
                                    <w:rPr>
                                      <w:sz w:val="18"/>
                                      <w:szCs w:val="18"/>
                                    </w:rPr>
                                  </w:pPr>
                                  <w:r w:rsidRPr="00FC575B">
                                    <w:rPr>
                                      <w:sz w:val="18"/>
                                      <w:szCs w:val="18"/>
                                    </w:rPr>
                                    <w:t>43-47</w:t>
                                  </w:r>
                                </w:p>
                              </w:tc>
                              <w:tc>
                                <w:tcPr>
                                  <w:tcW w:w="4176" w:type="dxa"/>
                                </w:tcPr>
                                <w:p w14:paraId="19DD2A02" w14:textId="77777777" w:rsidR="003D34F3" w:rsidRPr="00FC575B" w:rsidRDefault="003D34F3" w:rsidP="00820007">
                                  <w:pPr>
                                    <w:rPr>
                                      <w:sz w:val="18"/>
                                      <w:szCs w:val="18"/>
                                    </w:rPr>
                                  </w:pPr>
                                  <w:r w:rsidRPr="00FC575B">
                                    <w:rPr>
                                      <w:sz w:val="18"/>
                                      <w:szCs w:val="18"/>
                                    </w:rPr>
                                    <w:t>Vary approach durations and velocities of the cylinders in the y direction with robot trajectory 3</w:t>
                                  </w:r>
                                </w:p>
                              </w:tc>
                            </w:tr>
                            <w:tr w:rsidR="003D34F3" w14:paraId="65F30CBC" w14:textId="77777777" w:rsidTr="00EC6D5A">
                              <w:trPr>
                                <w:jc w:val="center"/>
                              </w:trPr>
                              <w:tc>
                                <w:tcPr>
                                  <w:tcW w:w="816" w:type="dxa"/>
                                </w:tcPr>
                                <w:p w14:paraId="4B91FE40" w14:textId="77777777" w:rsidR="003D34F3" w:rsidRPr="00FC575B" w:rsidRDefault="003D34F3" w:rsidP="00820007">
                                  <w:pPr>
                                    <w:jc w:val="center"/>
                                    <w:rPr>
                                      <w:sz w:val="18"/>
                                      <w:szCs w:val="18"/>
                                    </w:rPr>
                                  </w:pPr>
                                  <w:r w:rsidRPr="00FC575B">
                                    <w:rPr>
                                      <w:sz w:val="18"/>
                                      <w:szCs w:val="18"/>
                                    </w:rPr>
                                    <w:t>48-52</w:t>
                                  </w:r>
                                </w:p>
                              </w:tc>
                              <w:tc>
                                <w:tcPr>
                                  <w:tcW w:w="4176" w:type="dxa"/>
                                </w:tcPr>
                                <w:p w14:paraId="3AD3AF26" w14:textId="77777777" w:rsidR="003D34F3" w:rsidRPr="00FC575B" w:rsidRDefault="003D34F3" w:rsidP="00820007">
                                  <w:pPr>
                                    <w:rPr>
                                      <w:sz w:val="18"/>
                                      <w:szCs w:val="18"/>
                                    </w:rPr>
                                  </w:pPr>
                                  <w:r w:rsidRPr="00FC575B">
                                    <w:rPr>
                                      <w:sz w:val="18"/>
                                      <w:szCs w:val="18"/>
                                    </w:rPr>
                                    <w:t>Vary the radius and length of the cylinders with robot trajectory 1</w:t>
                                  </w:r>
                                </w:p>
                              </w:tc>
                            </w:tr>
                            <w:tr w:rsidR="003D34F3" w14:paraId="2D9DDC5D" w14:textId="77777777" w:rsidTr="00EC6D5A">
                              <w:trPr>
                                <w:jc w:val="center"/>
                              </w:trPr>
                              <w:tc>
                                <w:tcPr>
                                  <w:tcW w:w="816" w:type="dxa"/>
                                </w:tcPr>
                                <w:p w14:paraId="383C7086" w14:textId="77777777" w:rsidR="003D34F3" w:rsidRPr="00FC575B" w:rsidRDefault="003D34F3" w:rsidP="00820007">
                                  <w:pPr>
                                    <w:jc w:val="center"/>
                                    <w:rPr>
                                      <w:sz w:val="18"/>
                                      <w:szCs w:val="18"/>
                                    </w:rPr>
                                  </w:pPr>
                                  <w:r w:rsidRPr="00FC575B">
                                    <w:rPr>
                                      <w:sz w:val="18"/>
                                      <w:szCs w:val="18"/>
                                    </w:rPr>
                                    <w:t>53-57</w:t>
                                  </w:r>
                                </w:p>
                              </w:tc>
                              <w:tc>
                                <w:tcPr>
                                  <w:tcW w:w="4176" w:type="dxa"/>
                                </w:tcPr>
                                <w:p w14:paraId="01B5918F" w14:textId="77777777" w:rsidR="003D34F3" w:rsidRPr="00FC575B" w:rsidRDefault="003D34F3" w:rsidP="00820007">
                                  <w:pPr>
                                    <w:keepNext/>
                                    <w:rPr>
                                      <w:sz w:val="18"/>
                                      <w:szCs w:val="18"/>
                                    </w:rPr>
                                  </w:pPr>
                                  <w:r w:rsidRPr="00FC575B">
                                    <w:rPr>
                                      <w:sz w:val="18"/>
                                      <w:szCs w:val="18"/>
                                    </w:rPr>
                                    <w:t>Vary the radius and length of the cylinders with robot trajectory 2</w:t>
                                  </w:r>
                                </w:p>
                              </w:tc>
                            </w:tr>
                          </w:tbl>
                          <w:p w14:paraId="3889031F" w14:textId="77777777" w:rsidR="003D34F3" w:rsidRDefault="003D34F3" w:rsidP="00224552">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724E9" id="Text Box 18" o:spid="_x0000_s1030" type="#_x0000_t202" style="position:absolute;left:0;text-align:left;margin-left:0;margin-top:74.75pt;width:256.15pt;height:204pt;z-index:2516582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" fillcolor="white [3201]" stroked="f" strokeweight=".5pt">
                <v:textbox inset="0,0,0,0">
                  <w:txbxContent>
                    <w:p w14:paraId="7DD2901F" w14:textId="7E39298E" w:rsidR="003D34F3" w:rsidRPr="00AC0E06" w:rsidRDefault="003D34F3" w:rsidP="00AC0E06">
                      <w:pPr>
                        <w:rPr>
                          <w:i/>
                          <w:iCs/>
                        </w:rPr>
                      </w:pPr>
                      <w:bookmarkStart w:id="50" w:name="_Ref56424448"/>
                      <w:r w:rsidRPr="00244731">
                        <w:rPr>
                          <w:rFonts w:ascii="Arial" w:hAnsi="Arial" w:cs="Arial"/>
                          <w:b/>
                          <w:bCs/>
                          <w:color w:val="000000" w:themeColor="text1"/>
                        </w:rPr>
                        <w:t xml:space="preserve">TABLE </w:t>
                      </w:r>
                      <w:r w:rsidRPr="00244731">
                        <w:rPr>
                          <w:rFonts w:ascii="Arial" w:hAnsi="Arial" w:cs="Arial"/>
                          <w:b/>
                          <w:bCs/>
                          <w:color w:val="000000" w:themeColor="text1"/>
                        </w:rPr>
                        <w:fldChar w:fldCharType="begin"/>
                      </w:r>
                      <w:r w:rsidRPr="00244731">
                        <w:rPr>
                          <w:rFonts w:ascii="Arial" w:hAnsi="Arial" w:cs="Arial"/>
                          <w:b/>
                          <w:bCs/>
                          <w:color w:val="000000" w:themeColor="text1"/>
                        </w:rPr>
                        <w:instrText xml:space="preserve"> SEQ Table \* ARABIC </w:instrText>
                      </w:r>
                      <w:r w:rsidRPr="00244731">
                        <w:rPr>
                          <w:rFonts w:ascii="Arial" w:hAnsi="Arial" w:cs="Arial"/>
                          <w:b/>
                          <w:bCs/>
                          <w:color w:val="000000" w:themeColor="text1"/>
                        </w:rPr>
                        <w:fldChar w:fldCharType="separate"/>
                      </w:r>
                      <w:r w:rsidR="0053008A">
                        <w:rPr>
                          <w:rFonts w:ascii="Arial" w:hAnsi="Arial" w:cs="Arial"/>
                          <w:b/>
                          <w:bCs/>
                          <w:noProof/>
                          <w:color w:val="000000" w:themeColor="text1"/>
                        </w:rPr>
                        <w:t>2</w:t>
                      </w:r>
                      <w:r w:rsidRPr="00244731">
                        <w:rPr>
                          <w:rFonts w:ascii="Arial" w:hAnsi="Arial" w:cs="Arial"/>
                          <w:b/>
                          <w:bCs/>
                          <w:color w:val="000000" w:themeColor="text1"/>
                        </w:rPr>
                        <w:fldChar w:fldCharType="end"/>
                      </w:r>
                      <w:bookmarkEnd w:id="50"/>
                      <w:r w:rsidRPr="00244731">
                        <w:rPr>
                          <w:rFonts w:ascii="Arial" w:hAnsi="Arial" w:cs="Arial"/>
                          <w:b/>
                          <w:bCs/>
                          <w:color w:val="000000" w:themeColor="text1"/>
                        </w:rPr>
                        <w:t>.</w:t>
                      </w:r>
                      <w:r w:rsidRPr="00244731">
                        <w:rPr>
                          <w:color w:val="000000" w:themeColor="text1"/>
                        </w:rPr>
                        <w:t xml:space="preserve">  </w:t>
                      </w:r>
                      <w:r w:rsidRPr="00244731">
                        <w:rPr>
                          <w:color w:val="000000" w:themeColor="text1"/>
                          <w:sz w:val="18"/>
                          <w:szCs w:val="18"/>
                        </w:rPr>
                        <w:t>OBSTACLE TRAJECTORIES FOR SIMULATION</w:t>
                      </w:r>
                    </w:p>
                    <w:tbl>
                      <w:tblPr>
                        <w:tblStyle w:val="TableGrid"/>
                        <w:tblW w:w="4992" w:type="dxa"/>
                        <w:jc w:val="center"/>
                        <w:tblCellMar>
                          <w:left w:w="58" w:type="dxa"/>
                          <w:right w:w="58" w:type="dxa"/>
                        </w:tblCellMar>
                        <w:tblLook w:val="04A0" w:firstRow="1" w:lastRow="0" w:firstColumn="1" w:lastColumn="0" w:noHBand="0" w:noVBand="1"/>
                      </w:tblPr>
                      <w:tblGrid>
                        <w:gridCol w:w="816"/>
                        <w:gridCol w:w="4176"/>
                      </w:tblGrid>
                      <w:tr w:rsidR="003D34F3" w14:paraId="4BA18496" w14:textId="77777777" w:rsidTr="00244731">
                        <w:trPr>
                          <w:jc w:val="center"/>
                        </w:trPr>
                        <w:tc>
                          <w:tcPr>
                            <w:tcW w:w="816" w:type="dxa"/>
                            <w:vAlign w:val="bottom"/>
                          </w:tcPr>
                          <w:p w14:paraId="106295E6" w14:textId="77777777" w:rsidR="003D34F3" w:rsidRPr="00FC575B" w:rsidRDefault="003D34F3" w:rsidP="00244731">
                            <w:pPr>
                              <w:jc w:val="center"/>
                              <w:rPr>
                                <w:sz w:val="18"/>
                                <w:szCs w:val="18"/>
                              </w:rPr>
                            </w:pPr>
                            <w:r w:rsidRPr="00FC575B">
                              <w:rPr>
                                <w:sz w:val="18"/>
                                <w:szCs w:val="18"/>
                              </w:rPr>
                              <w:t>Obstacle Scenario</w:t>
                            </w:r>
                          </w:p>
                        </w:tc>
                        <w:tc>
                          <w:tcPr>
                            <w:tcW w:w="4176" w:type="dxa"/>
                            <w:vAlign w:val="bottom"/>
                          </w:tcPr>
                          <w:p w14:paraId="311D49B5" w14:textId="77777777" w:rsidR="003D34F3" w:rsidRPr="00FC575B" w:rsidRDefault="003D34F3" w:rsidP="00244731">
                            <w:pPr>
                              <w:jc w:val="left"/>
                              <w:rPr>
                                <w:sz w:val="18"/>
                                <w:szCs w:val="18"/>
                              </w:rPr>
                            </w:pPr>
                            <w:r w:rsidRPr="00FC575B">
                              <w:rPr>
                                <w:sz w:val="18"/>
                                <w:szCs w:val="18"/>
                              </w:rPr>
                              <w:t>Description</w:t>
                            </w:r>
                          </w:p>
                        </w:tc>
                      </w:tr>
                      <w:tr w:rsidR="003D34F3" w14:paraId="7A5C84C9" w14:textId="77777777" w:rsidTr="00EC6D5A">
                        <w:trPr>
                          <w:jc w:val="center"/>
                        </w:trPr>
                        <w:tc>
                          <w:tcPr>
                            <w:tcW w:w="816" w:type="dxa"/>
                          </w:tcPr>
                          <w:p w14:paraId="0E68548C" w14:textId="77777777" w:rsidR="003D34F3" w:rsidRPr="00FC575B" w:rsidRDefault="003D34F3" w:rsidP="00820007">
                            <w:pPr>
                              <w:jc w:val="center"/>
                              <w:rPr>
                                <w:sz w:val="18"/>
                                <w:szCs w:val="18"/>
                              </w:rPr>
                            </w:pPr>
                            <w:r w:rsidRPr="00FC575B">
                              <w:rPr>
                                <w:sz w:val="18"/>
                                <w:szCs w:val="18"/>
                              </w:rPr>
                              <w:t>1-21</w:t>
                            </w:r>
                          </w:p>
                        </w:tc>
                        <w:tc>
                          <w:tcPr>
                            <w:tcW w:w="4176" w:type="dxa"/>
                          </w:tcPr>
                          <w:p w14:paraId="53804178" w14:textId="042F0D02" w:rsidR="003D34F3" w:rsidRPr="00FC575B" w:rsidRDefault="003D34F3" w:rsidP="00820007">
                            <w:pPr>
                              <w:rPr>
                                <w:sz w:val="18"/>
                                <w:szCs w:val="18"/>
                              </w:rPr>
                            </w:pPr>
                            <w:r w:rsidRPr="00FC575B">
                              <w:rPr>
                                <w:sz w:val="18"/>
                                <w:szCs w:val="18"/>
                              </w:rPr>
                              <w:t xml:space="preserve">Vary the </w:t>
                            </w:r>
                            <w:r w:rsidR="001C429B" w:rsidRPr="00FC575B">
                              <w:rPr>
                                <w:sz w:val="18"/>
                                <w:szCs w:val="18"/>
                              </w:rPr>
                              <w:t xml:space="preserve">pitch </w:t>
                            </w:r>
                            <w:r w:rsidRPr="00FC575B">
                              <w:rPr>
                                <w:sz w:val="18"/>
                                <w:szCs w:val="18"/>
                              </w:rPr>
                              <w:t>angle of cylinder 1 from 0 to 180 degrees with robot trajectory 1</w:t>
                            </w:r>
                          </w:p>
                        </w:tc>
                      </w:tr>
                      <w:tr w:rsidR="003D34F3" w14:paraId="20EAD152" w14:textId="77777777" w:rsidTr="00EC6D5A">
                        <w:trPr>
                          <w:jc w:val="center"/>
                        </w:trPr>
                        <w:tc>
                          <w:tcPr>
                            <w:tcW w:w="816" w:type="dxa"/>
                          </w:tcPr>
                          <w:p w14:paraId="4A5F1E50" w14:textId="77777777" w:rsidR="003D34F3" w:rsidRPr="00FC575B" w:rsidRDefault="003D34F3" w:rsidP="00820007">
                            <w:pPr>
                              <w:jc w:val="center"/>
                              <w:rPr>
                                <w:sz w:val="18"/>
                                <w:szCs w:val="18"/>
                              </w:rPr>
                            </w:pPr>
                            <w:r w:rsidRPr="00FC575B">
                              <w:rPr>
                                <w:sz w:val="18"/>
                                <w:szCs w:val="18"/>
                              </w:rPr>
                              <w:t>22-32</w:t>
                            </w:r>
                          </w:p>
                        </w:tc>
                        <w:tc>
                          <w:tcPr>
                            <w:tcW w:w="4176" w:type="dxa"/>
                          </w:tcPr>
                          <w:p w14:paraId="3E1AB050" w14:textId="77777777" w:rsidR="003D34F3" w:rsidRPr="00FC575B" w:rsidRDefault="003D34F3" w:rsidP="00820007">
                            <w:pPr>
                              <w:rPr>
                                <w:sz w:val="18"/>
                                <w:szCs w:val="18"/>
                              </w:rPr>
                            </w:pPr>
                            <w:r w:rsidRPr="00FC575B">
                              <w:rPr>
                                <w:sz w:val="18"/>
                                <w:szCs w:val="18"/>
                              </w:rPr>
                              <w:t>Vary the approach duration, velocity and direction in the x and y directions of the cylinders with robot trajectory 1</w:t>
                            </w:r>
                          </w:p>
                        </w:tc>
                      </w:tr>
                      <w:tr w:rsidR="003D34F3" w14:paraId="74FC224B" w14:textId="77777777" w:rsidTr="00EC6D5A">
                        <w:trPr>
                          <w:jc w:val="center"/>
                        </w:trPr>
                        <w:tc>
                          <w:tcPr>
                            <w:tcW w:w="816" w:type="dxa"/>
                          </w:tcPr>
                          <w:p w14:paraId="6B6CEB9C" w14:textId="77777777" w:rsidR="003D34F3" w:rsidRPr="00FC575B" w:rsidRDefault="003D34F3" w:rsidP="00820007">
                            <w:pPr>
                              <w:jc w:val="center"/>
                              <w:rPr>
                                <w:sz w:val="18"/>
                                <w:szCs w:val="18"/>
                              </w:rPr>
                            </w:pPr>
                            <w:r w:rsidRPr="00FC575B">
                              <w:rPr>
                                <w:sz w:val="18"/>
                                <w:szCs w:val="18"/>
                              </w:rPr>
                              <w:t>33-34</w:t>
                            </w:r>
                          </w:p>
                        </w:tc>
                        <w:tc>
                          <w:tcPr>
                            <w:tcW w:w="4176" w:type="dxa"/>
                          </w:tcPr>
                          <w:p w14:paraId="4C97C20C" w14:textId="77777777" w:rsidR="003D34F3" w:rsidRPr="00FC575B" w:rsidRDefault="003D34F3" w:rsidP="00820007">
                            <w:pPr>
                              <w:rPr>
                                <w:sz w:val="18"/>
                                <w:szCs w:val="18"/>
                              </w:rPr>
                            </w:pPr>
                            <w:r w:rsidRPr="00FC575B">
                              <w:rPr>
                                <w:sz w:val="18"/>
                                <w:szCs w:val="18"/>
                              </w:rPr>
                              <w:t>Vary the yaw angle of the cylinders between -90 and 90 degrees with robot trajectory 1</w:t>
                            </w:r>
                          </w:p>
                        </w:tc>
                      </w:tr>
                      <w:tr w:rsidR="003D34F3" w14:paraId="62A93A03" w14:textId="77777777" w:rsidTr="00EC6D5A">
                        <w:trPr>
                          <w:jc w:val="center"/>
                        </w:trPr>
                        <w:tc>
                          <w:tcPr>
                            <w:tcW w:w="816" w:type="dxa"/>
                          </w:tcPr>
                          <w:p w14:paraId="07BC9295" w14:textId="77777777" w:rsidR="003D34F3" w:rsidRPr="00FC575B" w:rsidRDefault="003D34F3" w:rsidP="00820007">
                            <w:pPr>
                              <w:jc w:val="center"/>
                              <w:rPr>
                                <w:sz w:val="18"/>
                                <w:szCs w:val="18"/>
                              </w:rPr>
                            </w:pPr>
                            <w:r w:rsidRPr="00FC575B">
                              <w:rPr>
                                <w:sz w:val="18"/>
                                <w:szCs w:val="18"/>
                              </w:rPr>
                              <w:t>35-42</w:t>
                            </w:r>
                          </w:p>
                        </w:tc>
                        <w:tc>
                          <w:tcPr>
                            <w:tcW w:w="4176" w:type="dxa"/>
                          </w:tcPr>
                          <w:p w14:paraId="68501101" w14:textId="77777777" w:rsidR="003D34F3" w:rsidRPr="00FC575B" w:rsidRDefault="003D34F3" w:rsidP="00820007">
                            <w:pPr>
                              <w:rPr>
                                <w:sz w:val="18"/>
                                <w:szCs w:val="18"/>
                              </w:rPr>
                            </w:pPr>
                            <w:r w:rsidRPr="00FC575B">
                              <w:rPr>
                                <w:sz w:val="18"/>
                                <w:szCs w:val="18"/>
                              </w:rPr>
                              <w:t>Vary approach durations and velocities of the cylinders in the y direction with robot trajectory 2</w:t>
                            </w:r>
                          </w:p>
                        </w:tc>
                      </w:tr>
                      <w:tr w:rsidR="003D34F3" w14:paraId="54A1504A" w14:textId="77777777" w:rsidTr="00EC6D5A">
                        <w:trPr>
                          <w:jc w:val="center"/>
                        </w:trPr>
                        <w:tc>
                          <w:tcPr>
                            <w:tcW w:w="816" w:type="dxa"/>
                          </w:tcPr>
                          <w:p w14:paraId="11237F73" w14:textId="77777777" w:rsidR="003D34F3" w:rsidRPr="00FC575B" w:rsidRDefault="003D34F3" w:rsidP="00820007">
                            <w:pPr>
                              <w:jc w:val="center"/>
                              <w:rPr>
                                <w:sz w:val="18"/>
                                <w:szCs w:val="18"/>
                              </w:rPr>
                            </w:pPr>
                            <w:r w:rsidRPr="00FC575B">
                              <w:rPr>
                                <w:sz w:val="18"/>
                                <w:szCs w:val="18"/>
                              </w:rPr>
                              <w:t>43-47</w:t>
                            </w:r>
                          </w:p>
                        </w:tc>
                        <w:tc>
                          <w:tcPr>
                            <w:tcW w:w="4176" w:type="dxa"/>
                          </w:tcPr>
                          <w:p w14:paraId="19DD2A02" w14:textId="77777777" w:rsidR="003D34F3" w:rsidRPr="00FC575B" w:rsidRDefault="003D34F3" w:rsidP="00820007">
                            <w:pPr>
                              <w:rPr>
                                <w:sz w:val="18"/>
                                <w:szCs w:val="18"/>
                              </w:rPr>
                            </w:pPr>
                            <w:r w:rsidRPr="00FC575B">
                              <w:rPr>
                                <w:sz w:val="18"/>
                                <w:szCs w:val="18"/>
                              </w:rPr>
                              <w:t>Vary approach durations and velocities of the cylinders in the y direction with robot trajectory 3</w:t>
                            </w:r>
                          </w:p>
                        </w:tc>
                      </w:tr>
                      <w:tr w:rsidR="003D34F3" w14:paraId="65F30CBC" w14:textId="77777777" w:rsidTr="00EC6D5A">
                        <w:trPr>
                          <w:jc w:val="center"/>
                        </w:trPr>
                        <w:tc>
                          <w:tcPr>
                            <w:tcW w:w="816" w:type="dxa"/>
                          </w:tcPr>
                          <w:p w14:paraId="4B91FE40" w14:textId="77777777" w:rsidR="003D34F3" w:rsidRPr="00FC575B" w:rsidRDefault="003D34F3" w:rsidP="00820007">
                            <w:pPr>
                              <w:jc w:val="center"/>
                              <w:rPr>
                                <w:sz w:val="18"/>
                                <w:szCs w:val="18"/>
                              </w:rPr>
                            </w:pPr>
                            <w:r w:rsidRPr="00FC575B">
                              <w:rPr>
                                <w:sz w:val="18"/>
                                <w:szCs w:val="18"/>
                              </w:rPr>
                              <w:t>48-52</w:t>
                            </w:r>
                          </w:p>
                        </w:tc>
                        <w:tc>
                          <w:tcPr>
                            <w:tcW w:w="4176" w:type="dxa"/>
                          </w:tcPr>
                          <w:p w14:paraId="3AD3AF26" w14:textId="77777777" w:rsidR="003D34F3" w:rsidRPr="00FC575B" w:rsidRDefault="003D34F3" w:rsidP="00820007">
                            <w:pPr>
                              <w:rPr>
                                <w:sz w:val="18"/>
                                <w:szCs w:val="18"/>
                              </w:rPr>
                            </w:pPr>
                            <w:r w:rsidRPr="00FC575B">
                              <w:rPr>
                                <w:sz w:val="18"/>
                                <w:szCs w:val="18"/>
                              </w:rPr>
                              <w:t>Vary the radius and length of the cylinders with robot trajectory 1</w:t>
                            </w:r>
                          </w:p>
                        </w:tc>
                      </w:tr>
                      <w:tr w:rsidR="003D34F3" w14:paraId="2D9DDC5D" w14:textId="77777777" w:rsidTr="00EC6D5A">
                        <w:trPr>
                          <w:jc w:val="center"/>
                        </w:trPr>
                        <w:tc>
                          <w:tcPr>
                            <w:tcW w:w="816" w:type="dxa"/>
                          </w:tcPr>
                          <w:p w14:paraId="383C7086" w14:textId="77777777" w:rsidR="003D34F3" w:rsidRPr="00FC575B" w:rsidRDefault="003D34F3" w:rsidP="00820007">
                            <w:pPr>
                              <w:jc w:val="center"/>
                              <w:rPr>
                                <w:sz w:val="18"/>
                                <w:szCs w:val="18"/>
                              </w:rPr>
                            </w:pPr>
                            <w:r w:rsidRPr="00FC575B">
                              <w:rPr>
                                <w:sz w:val="18"/>
                                <w:szCs w:val="18"/>
                              </w:rPr>
                              <w:t>53-57</w:t>
                            </w:r>
                          </w:p>
                        </w:tc>
                        <w:tc>
                          <w:tcPr>
                            <w:tcW w:w="4176" w:type="dxa"/>
                          </w:tcPr>
                          <w:p w14:paraId="01B5918F" w14:textId="77777777" w:rsidR="003D34F3" w:rsidRPr="00FC575B" w:rsidRDefault="003D34F3" w:rsidP="00820007">
                            <w:pPr>
                              <w:keepNext/>
                              <w:rPr>
                                <w:sz w:val="18"/>
                                <w:szCs w:val="18"/>
                              </w:rPr>
                            </w:pPr>
                            <w:r w:rsidRPr="00FC575B">
                              <w:rPr>
                                <w:sz w:val="18"/>
                                <w:szCs w:val="18"/>
                              </w:rPr>
                              <w:t>Vary the radius and length of the cylinders with robot trajectory 2</w:t>
                            </w:r>
                          </w:p>
                        </w:tc>
                      </w:tr>
                    </w:tbl>
                    <w:p w14:paraId="3889031F" w14:textId="77777777" w:rsidR="003D34F3" w:rsidRDefault="003D34F3" w:rsidP="00224552">
                      <w:pPr>
                        <w:pStyle w:val="Caption"/>
                      </w:pPr>
                    </w:p>
                  </w:txbxContent>
                </v:textbox>
                <w10:wrap type="topAndBottom" anchorx="margin"/>
              </v:shape>
            </w:pict>
          </mc:Fallback>
        </mc:AlternateContent>
      </w:r>
      <w:r>
        <w:rPr>
          <w:noProof/>
          <w:kern w:val="0"/>
        </w:rPr>
        <mc:AlternateContent>
          <mc:Choice Requires="wps">
            <w:drawing>
              <wp:anchor distT="0" distB="0" distL="114300" distR="114300" simplePos="0" relativeHeight="251658244" behindDoc="0" locked="0" layoutInCell="1" allowOverlap="1" wp14:anchorId="71A274AF" wp14:editId="3CAD3342">
                <wp:simplePos x="0" y="0"/>
                <wp:positionH relativeFrom="margin">
                  <wp:align>left</wp:align>
                </wp:positionH>
                <wp:positionV relativeFrom="paragraph">
                  <wp:posOffset>3559810</wp:posOffset>
                </wp:positionV>
                <wp:extent cx="3253105" cy="1273175"/>
                <wp:effectExtent l="0" t="0" r="4445" b="3175"/>
                <wp:wrapTopAndBottom/>
                <wp:docPr id="28" name="Text Box 28"/>
                <wp:cNvGraphicFramePr/>
                <a:graphic xmlns:a="http://schemas.openxmlformats.org/drawingml/2006/main">
                  <a:graphicData uri="http://schemas.microsoft.com/office/word/2010/wordprocessingShape">
                    <wps:wsp>
                      <wps:cNvSpPr txBox="1"/>
                      <wps:spPr>
                        <a:xfrm>
                          <a:off x="0" y="0"/>
                          <a:ext cx="3253105" cy="1273175"/>
                        </a:xfrm>
                        <a:prstGeom prst="rect">
                          <a:avLst/>
                        </a:prstGeom>
                        <a:solidFill>
                          <a:schemeClr val="lt1"/>
                        </a:solidFill>
                        <a:ln w="6350">
                          <a:noFill/>
                        </a:ln>
                      </wps:spPr>
                      <wps:txbx>
                        <w:txbxContent>
                          <w:p w14:paraId="5594C7F8" w14:textId="59854587" w:rsidR="003D34F3" w:rsidRDefault="003D34F3" w:rsidP="00AC0E06">
                            <w:pPr>
                              <w:pStyle w:val="Caption"/>
                              <w:spacing w:after="0"/>
                              <w:rPr>
                                <w:i w:val="0"/>
                                <w:iCs w:val="0"/>
                                <w:color w:val="000000" w:themeColor="text1"/>
                              </w:rPr>
                            </w:pPr>
                            <w:r w:rsidRPr="005066B4">
                              <w:rPr>
                                <w:rFonts w:ascii="Arial" w:hAnsi="Arial" w:cs="Arial"/>
                                <w:b/>
                                <w:bCs/>
                                <w:i w:val="0"/>
                                <w:iCs w:val="0"/>
                                <w:color w:val="000000" w:themeColor="text1"/>
                                <w:sz w:val="20"/>
                                <w:szCs w:val="20"/>
                              </w:rPr>
                              <w:t xml:space="preserve">TABLE </w:t>
                            </w:r>
                            <w:bookmarkStart w:id="51" w:name="t4"/>
                            <w:r>
                              <w:rPr>
                                <w:rFonts w:ascii="Arial" w:hAnsi="Arial" w:cs="Arial"/>
                                <w:b/>
                                <w:bCs/>
                                <w:i w:val="0"/>
                                <w:iCs w:val="0"/>
                                <w:color w:val="000000" w:themeColor="text1"/>
                                <w:sz w:val="20"/>
                                <w:szCs w:val="20"/>
                              </w:rPr>
                              <w:fldChar w:fldCharType="begin"/>
                            </w:r>
                            <w:r>
                              <w:rPr>
                                <w:rFonts w:ascii="Arial" w:hAnsi="Arial" w:cs="Arial"/>
                                <w:b/>
                                <w:bCs/>
                                <w:i w:val="0"/>
                                <w:iCs w:val="0"/>
                                <w:color w:val="000000" w:themeColor="text1"/>
                                <w:sz w:val="20"/>
                                <w:szCs w:val="20"/>
                              </w:rPr>
                              <w:instrText xml:space="preserve"> SEQ Table \* ARABIC </w:instrText>
                            </w:r>
                            <w:r>
                              <w:rPr>
                                <w:rFonts w:ascii="Arial" w:hAnsi="Arial" w:cs="Arial"/>
                                <w:b/>
                                <w:bCs/>
                                <w:i w:val="0"/>
                                <w:iCs w:val="0"/>
                                <w:color w:val="000000" w:themeColor="text1"/>
                                <w:sz w:val="20"/>
                                <w:szCs w:val="20"/>
                              </w:rPr>
                              <w:fldChar w:fldCharType="separate"/>
                            </w:r>
                            <w:r w:rsidR="0053008A">
                              <w:rPr>
                                <w:rFonts w:ascii="Arial" w:hAnsi="Arial" w:cs="Arial"/>
                                <w:b/>
                                <w:bCs/>
                                <w:i w:val="0"/>
                                <w:iCs w:val="0"/>
                                <w:noProof/>
                                <w:color w:val="000000" w:themeColor="text1"/>
                                <w:sz w:val="20"/>
                                <w:szCs w:val="20"/>
                              </w:rPr>
                              <w:t>3</w:t>
                            </w:r>
                            <w:r>
                              <w:rPr>
                                <w:rFonts w:ascii="Arial" w:hAnsi="Arial" w:cs="Arial"/>
                                <w:b/>
                                <w:bCs/>
                                <w:i w:val="0"/>
                                <w:iCs w:val="0"/>
                                <w:color w:val="000000" w:themeColor="text1"/>
                                <w:sz w:val="20"/>
                                <w:szCs w:val="20"/>
                              </w:rPr>
                              <w:fldChar w:fldCharType="end"/>
                            </w:r>
                            <w:bookmarkEnd w:id="51"/>
                            <w:r w:rsidRPr="005066B4">
                              <w:rPr>
                                <w:rFonts w:ascii="Arial" w:hAnsi="Arial" w:cs="Arial"/>
                                <w:b/>
                                <w:bCs/>
                                <w:i w:val="0"/>
                                <w:iCs w:val="0"/>
                                <w:color w:val="000000" w:themeColor="text1"/>
                                <w:sz w:val="20"/>
                                <w:szCs w:val="20"/>
                              </w:rPr>
                              <w:t>.</w:t>
                            </w:r>
                            <w:r w:rsidRPr="005066B4">
                              <w:rPr>
                                <w:i w:val="0"/>
                                <w:iCs w:val="0"/>
                                <w:color w:val="000000" w:themeColor="text1"/>
                              </w:rPr>
                              <w:t xml:space="preserve"> ROBOT TRAJECTORIES FOR </w:t>
                            </w:r>
                            <w:r w:rsidR="005D1785">
                              <w:rPr>
                                <w:i w:val="0"/>
                                <w:iCs w:val="0"/>
                                <w:color w:val="000000" w:themeColor="text1"/>
                              </w:rPr>
                              <w:t>LEARNING</w:t>
                            </w:r>
                          </w:p>
                          <w:tbl>
                            <w:tblPr>
                              <w:tblStyle w:val="TableGrid"/>
                              <w:tblW w:w="3060" w:type="dxa"/>
                              <w:jc w:val="center"/>
                              <w:tblLayout w:type="fixed"/>
                              <w:tblLook w:val="04A0" w:firstRow="1" w:lastRow="0" w:firstColumn="1" w:lastColumn="0" w:noHBand="0" w:noVBand="1"/>
                            </w:tblPr>
                            <w:tblGrid>
                              <w:gridCol w:w="270"/>
                              <w:gridCol w:w="720"/>
                              <w:gridCol w:w="2070"/>
                            </w:tblGrid>
                            <w:tr w:rsidR="003D34F3" w14:paraId="410F29C9" w14:textId="77777777" w:rsidTr="00EC6D5A">
                              <w:trPr>
                                <w:jc w:val="center"/>
                              </w:trPr>
                              <w:tc>
                                <w:tcPr>
                                  <w:tcW w:w="990" w:type="dxa"/>
                                  <w:gridSpan w:val="2"/>
                                </w:tcPr>
                                <w:p w14:paraId="667600AB" w14:textId="77777777" w:rsidR="003D34F3" w:rsidRPr="005066B4" w:rsidRDefault="003D34F3" w:rsidP="00C3770A">
                                  <w:pPr>
                                    <w:pStyle w:val="BodyTextIndent"/>
                                    <w:ind w:firstLine="0"/>
                                    <w:jc w:val="center"/>
                                    <w:rPr>
                                      <w:kern w:val="0"/>
                                      <w:sz w:val="18"/>
                                      <w:szCs w:val="18"/>
                                    </w:rPr>
                                  </w:pPr>
                                  <w:r w:rsidRPr="005066B4">
                                    <w:rPr>
                                      <w:kern w:val="0"/>
                                      <w:sz w:val="18"/>
                                      <w:szCs w:val="18"/>
                                    </w:rPr>
                                    <w:t>Trajectory</w:t>
                                  </w:r>
                                </w:p>
                              </w:tc>
                              <w:tc>
                                <w:tcPr>
                                  <w:tcW w:w="2070" w:type="dxa"/>
                                </w:tcPr>
                                <w:p w14:paraId="5804892B" w14:textId="77777777" w:rsidR="003D34F3" w:rsidRPr="005066B4" w:rsidRDefault="003D34F3" w:rsidP="00C3770A">
                                  <w:pPr>
                                    <w:pStyle w:val="BodyTextIndent"/>
                                    <w:rPr>
                                      <w:kern w:val="0"/>
                                      <w:sz w:val="18"/>
                                      <w:szCs w:val="18"/>
                                    </w:rPr>
                                  </w:pPr>
                                  <w:r w:rsidRPr="005066B4">
                                    <w:rPr>
                                      <w:kern w:val="0"/>
                                      <w:sz w:val="18"/>
                                      <w:szCs w:val="18"/>
                                    </w:rPr>
                                    <w:t>Joint Angles (</w:t>
                                  </w:r>
                                  <w:r w:rsidRPr="005066B4">
                                    <w:rPr>
                                      <w:rFonts w:eastAsia="Symbol"/>
                                      <w:kern w:val="0"/>
                                      <w:sz w:val="18"/>
                                      <w:szCs w:val="18"/>
                                    </w:rPr>
                                    <w:t>°</w:t>
                                  </w:r>
                                  <w:r w:rsidRPr="005066B4">
                                    <w:rPr>
                                      <w:kern w:val="0"/>
                                      <w:sz w:val="18"/>
                                      <w:szCs w:val="18"/>
                                    </w:rPr>
                                    <w:t>)</w:t>
                                  </w:r>
                                </w:p>
                              </w:tc>
                            </w:tr>
                            <w:tr w:rsidR="003D34F3" w14:paraId="675F739F" w14:textId="77777777" w:rsidTr="00EC6D5A">
                              <w:trPr>
                                <w:trHeight w:val="83"/>
                                <w:jc w:val="center"/>
                              </w:trPr>
                              <w:tc>
                                <w:tcPr>
                                  <w:tcW w:w="270" w:type="dxa"/>
                                  <w:vMerge w:val="restart"/>
                                  <w:vAlign w:val="center"/>
                                </w:tcPr>
                                <w:p w14:paraId="7DC2E4D3" w14:textId="77777777" w:rsidR="003D34F3" w:rsidRPr="005066B4" w:rsidRDefault="003D34F3" w:rsidP="00C3770A">
                                  <w:pPr>
                                    <w:pStyle w:val="BodyTextIndent"/>
                                    <w:ind w:firstLine="0"/>
                                    <w:jc w:val="center"/>
                                    <w:rPr>
                                      <w:kern w:val="0"/>
                                      <w:sz w:val="18"/>
                                      <w:szCs w:val="18"/>
                                    </w:rPr>
                                  </w:pPr>
                                  <w:r w:rsidRPr="005066B4">
                                    <w:rPr>
                                      <w:kern w:val="0"/>
                                      <w:sz w:val="18"/>
                                      <w:szCs w:val="18"/>
                                    </w:rPr>
                                    <w:t>1</w:t>
                                  </w:r>
                                </w:p>
                              </w:tc>
                              <w:tc>
                                <w:tcPr>
                                  <w:tcW w:w="720" w:type="dxa"/>
                                </w:tcPr>
                                <w:p w14:paraId="38D16691" w14:textId="77777777" w:rsidR="003D34F3" w:rsidRPr="005066B4" w:rsidRDefault="003D34F3" w:rsidP="00C3770A">
                                  <w:pPr>
                                    <w:pStyle w:val="BodyTextIndent"/>
                                    <w:ind w:firstLine="0"/>
                                    <w:jc w:val="center"/>
                                    <w:rPr>
                                      <w:kern w:val="0"/>
                                      <w:sz w:val="18"/>
                                      <w:szCs w:val="18"/>
                                    </w:rPr>
                                  </w:pPr>
                                  <w:r w:rsidRPr="005066B4">
                                    <w:rPr>
                                      <w:kern w:val="0"/>
                                      <w:sz w:val="18"/>
                                      <w:szCs w:val="18"/>
                                    </w:rPr>
                                    <w:t>start</w:t>
                                  </w:r>
                                </w:p>
                              </w:tc>
                              <w:tc>
                                <w:tcPr>
                                  <w:tcW w:w="2070" w:type="dxa"/>
                                </w:tcPr>
                                <w:p w14:paraId="5458A284" w14:textId="77777777" w:rsidR="003D34F3" w:rsidRPr="005066B4" w:rsidRDefault="00DC69D6" w:rsidP="00C3770A">
                                  <w:pPr>
                                    <w:pStyle w:val="BodyTextIndent"/>
                                    <w:jc w:val="center"/>
                                    <w:rPr>
                                      <w:kern w:val="0"/>
                                      <w:sz w:val="18"/>
                                      <w:szCs w:val="18"/>
                                    </w:rPr>
                                  </w:pPr>
                                  <m:oMathPara>
                                    <m:oMath>
                                      <m:d>
                                        <m:dPr>
                                          <m:begChr m:val="["/>
                                          <m:endChr m:val="]"/>
                                          <m:ctrlPr>
                                            <w:rPr>
                                              <w:rFonts w:ascii="Cambria Math" w:hAnsi="Cambria Math"/>
                                              <w:i/>
                                              <w:kern w:val="0"/>
                                              <w:sz w:val="18"/>
                                              <w:szCs w:val="18"/>
                                            </w:rPr>
                                          </m:ctrlPr>
                                        </m:dPr>
                                        <m:e>
                                          <m:r>
                                            <w:rPr>
                                              <w:rFonts w:ascii="Cambria Math" w:hAnsi="Cambria Math"/>
                                              <w:kern w:val="0"/>
                                              <w:sz w:val="18"/>
                                              <w:szCs w:val="18"/>
                                            </w:rPr>
                                            <m:t xml:space="preserve">90,0, 0,0,0,0 </m:t>
                                          </m:r>
                                        </m:e>
                                      </m:d>
                                    </m:oMath>
                                  </m:oMathPara>
                                </w:p>
                              </w:tc>
                            </w:tr>
                            <w:tr w:rsidR="003D34F3" w14:paraId="047B5936" w14:textId="77777777" w:rsidTr="00EC6D5A">
                              <w:trPr>
                                <w:trHeight w:val="83"/>
                                <w:jc w:val="center"/>
                              </w:trPr>
                              <w:tc>
                                <w:tcPr>
                                  <w:tcW w:w="270" w:type="dxa"/>
                                  <w:vMerge/>
                                  <w:vAlign w:val="center"/>
                                </w:tcPr>
                                <w:p w14:paraId="53E39A83" w14:textId="77777777" w:rsidR="003D34F3" w:rsidRPr="005066B4" w:rsidRDefault="003D34F3" w:rsidP="00C3770A">
                                  <w:pPr>
                                    <w:pStyle w:val="BodyTextIndent"/>
                                    <w:ind w:firstLine="0"/>
                                    <w:jc w:val="center"/>
                                    <w:rPr>
                                      <w:kern w:val="0"/>
                                      <w:sz w:val="18"/>
                                      <w:szCs w:val="18"/>
                                    </w:rPr>
                                  </w:pPr>
                                </w:p>
                              </w:tc>
                              <w:tc>
                                <w:tcPr>
                                  <w:tcW w:w="720" w:type="dxa"/>
                                </w:tcPr>
                                <w:p w14:paraId="5DAB882D" w14:textId="77777777" w:rsidR="003D34F3" w:rsidRPr="005066B4" w:rsidRDefault="003D34F3" w:rsidP="00C3770A">
                                  <w:pPr>
                                    <w:pStyle w:val="BodyTextIndent"/>
                                    <w:ind w:firstLine="0"/>
                                    <w:jc w:val="center"/>
                                    <w:rPr>
                                      <w:kern w:val="0"/>
                                      <w:sz w:val="18"/>
                                      <w:szCs w:val="18"/>
                                    </w:rPr>
                                  </w:pPr>
                                  <w:r w:rsidRPr="005066B4">
                                    <w:rPr>
                                      <w:kern w:val="0"/>
                                      <w:sz w:val="18"/>
                                      <w:szCs w:val="18"/>
                                    </w:rPr>
                                    <w:t>goal</w:t>
                                  </w:r>
                                </w:p>
                              </w:tc>
                              <w:tc>
                                <w:tcPr>
                                  <w:tcW w:w="2070" w:type="dxa"/>
                                </w:tcPr>
                                <w:p w14:paraId="18941877" w14:textId="77777777" w:rsidR="003D34F3" w:rsidRPr="005066B4" w:rsidRDefault="00DC69D6" w:rsidP="00C3770A">
                                  <w:pPr>
                                    <w:pStyle w:val="BodyTextIndent"/>
                                    <w:ind w:firstLine="0"/>
                                    <w:jc w:val="center"/>
                                    <w:rPr>
                                      <w:kern w:val="0"/>
                                      <w:sz w:val="18"/>
                                      <w:szCs w:val="18"/>
                                    </w:rPr>
                                  </w:pPr>
                                  <m:oMathPara>
                                    <m:oMath>
                                      <m:d>
                                        <m:dPr>
                                          <m:begChr m:val="["/>
                                          <m:endChr m:val="]"/>
                                          <m:ctrlPr>
                                            <w:rPr>
                                              <w:rFonts w:ascii="Cambria Math" w:hAnsi="Cambria Math"/>
                                              <w:i/>
                                              <w:kern w:val="0"/>
                                              <w:sz w:val="18"/>
                                              <w:szCs w:val="18"/>
                                            </w:rPr>
                                          </m:ctrlPr>
                                        </m:dPr>
                                        <m:e>
                                          <m:r>
                                            <w:rPr>
                                              <w:rFonts w:ascii="Cambria Math" w:hAnsi="Cambria Math"/>
                                              <w:kern w:val="0"/>
                                              <w:sz w:val="18"/>
                                              <w:szCs w:val="18"/>
                                            </w:rPr>
                                            <m:t xml:space="preserve">90,97, 12,0,-6,0 </m:t>
                                          </m:r>
                                        </m:e>
                                      </m:d>
                                    </m:oMath>
                                  </m:oMathPara>
                                </w:p>
                              </w:tc>
                            </w:tr>
                            <w:tr w:rsidR="003D34F3" w14:paraId="40900F21" w14:textId="77777777" w:rsidTr="00EC6D5A">
                              <w:trPr>
                                <w:trHeight w:val="83"/>
                                <w:jc w:val="center"/>
                              </w:trPr>
                              <w:tc>
                                <w:tcPr>
                                  <w:tcW w:w="270" w:type="dxa"/>
                                  <w:vMerge w:val="restart"/>
                                  <w:vAlign w:val="center"/>
                                </w:tcPr>
                                <w:p w14:paraId="0B1A2724" w14:textId="77777777" w:rsidR="003D34F3" w:rsidRPr="005066B4" w:rsidRDefault="003D34F3" w:rsidP="00C3770A">
                                  <w:pPr>
                                    <w:pStyle w:val="BodyTextIndent"/>
                                    <w:ind w:firstLine="0"/>
                                    <w:jc w:val="center"/>
                                    <w:rPr>
                                      <w:kern w:val="0"/>
                                      <w:sz w:val="18"/>
                                      <w:szCs w:val="18"/>
                                    </w:rPr>
                                  </w:pPr>
                                  <w:r w:rsidRPr="005066B4">
                                    <w:rPr>
                                      <w:kern w:val="0"/>
                                      <w:sz w:val="18"/>
                                      <w:szCs w:val="18"/>
                                    </w:rPr>
                                    <w:t>2</w:t>
                                  </w:r>
                                </w:p>
                              </w:tc>
                              <w:tc>
                                <w:tcPr>
                                  <w:tcW w:w="720" w:type="dxa"/>
                                </w:tcPr>
                                <w:p w14:paraId="055C3E3D" w14:textId="77777777" w:rsidR="003D34F3" w:rsidRPr="005066B4" w:rsidRDefault="003D34F3" w:rsidP="00C3770A">
                                  <w:pPr>
                                    <w:pStyle w:val="BodyTextIndent"/>
                                    <w:ind w:firstLine="0"/>
                                    <w:jc w:val="center"/>
                                    <w:rPr>
                                      <w:kern w:val="0"/>
                                      <w:sz w:val="18"/>
                                      <w:szCs w:val="18"/>
                                    </w:rPr>
                                  </w:pPr>
                                  <w:r w:rsidRPr="005066B4">
                                    <w:rPr>
                                      <w:kern w:val="0"/>
                                      <w:sz w:val="18"/>
                                      <w:szCs w:val="18"/>
                                    </w:rPr>
                                    <w:t>start</w:t>
                                  </w:r>
                                </w:p>
                              </w:tc>
                              <w:tc>
                                <w:tcPr>
                                  <w:tcW w:w="2070" w:type="dxa"/>
                                </w:tcPr>
                                <w:p w14:paraId="3ECC5971" w14:textId="77777777" w:rsidR="003D34F3" w:rsidRPr="005066B4" w:rsidRDefault="00DC69D6" w:rsidP="00C3770A">
                                  <w:pPr>
                                    <w:pStyle w:val="BodyTextIndent"/>
                                    <w:jc w:val="center"/>
                                    <w:rPr>
                                      <w:kern w:val="0"/>
                                      <w:sz w:val="18"/>
                                      <w:szCs w:val="18"/>
                                    </w:rPr>
                                  </w:pPr>
                                  <m:oMathPara>
                                    <m:oMath>
                                      <m:d>
                                        <m:dPr>
                                          <m:begChr m:val="["/>
                                          <m:endChr m:val="]"/>
                                          <m:ctrlPr>
                                            <w:rPr>
                                              <w:rFonts w:ascii="Cambria Math" w:hAnsi="Cambria Math"/>
                                              <w:i/>
                                              <w:kern w:val="0"/>
                                              <w:sz w:val="18"/>
                                              <w:szCs w:val="18"/>
                                            </w:rPr>
                                          </m:ctrlPr>
                                        </m:dPr>
                                        <m:e>
                                          <m:r>
                                            <w:rPr>
                                              <w:rFonts w:ascii="Cambria Math" w:hAnsi="Cambria Math"/>
                                              <w:kern w:val="0"/>
                                              <w:sz w:val="18"/>
                                              <w:szCs w:val="18"/>
                                            </w:rPr>
                                            <m:t xml:space="preserve">34,74, 0,0,0,0 </m:t>
                                          </m:r>
                                        </m:e>
                                      </m:d>
                                    </m:oMath>
                                  </m:oMathPara>
                                </w:p>
                              </w:tc>
                            </w:tr>
                            <w:tr w:rsidR="003D34F3" w14:paraId="46BDB625" w14:textId="77777777" w:rsidTr="00EC6D5A">
                              <w:trPr>
                                <w:trHeight w:val="83"/>
                                <w:jc w:val="center"/>
                              </w:trPr>
                              <w:tc>
                                <w:tcPr>
                                  <w:tcW w:w="270" w:type="dxa"/>
                                  <w:vMerge/>
                                  <w:vAlign w:val="center"/>
                                </w:tcPr>
                                <w:p w14:paraId="71A13EF9" w14:textId="77777777" w:rsidR="003D34F3" w:rsidRPr="005066B4" w:rsidRDefault="003D34F3" w:rsidP="00C3770A">
                                  <w:pPr>
                                    <w:pStyle w:val="BodyTextIndent"/>
                                    <w:ind w:firstLine="0"/>
                                    <w:jc w:val="center"/>
                                    <w:rPr>
                                      <w:kern w:val="0"/>
                                      <w:sz w:val="18"/>
                                      <w:szCs w:val="18"/>
                                    </w:rPr>
                                  </w:pPr>
                                </w:p>
                              </w:tc>
                              <w:tc>
                                <w:tcPr>
                                  <w:tcW w:w="720" w:type="dxa"/>
                                </w:tcPr>
                                <w:p w14:paraId="51F9DC6E" w14:textId="77777777" w:rsidR="003D34F3" w:rsidRPr="005066B4" w:rsidRDefault="003D34F3" w:rsidP="00C3770A">
                                  <w:pPr>
                                    <w:pStyle w:val="BodyTextIndent"/>
                                    <w:ind w:firstLine="0"/>
                                    <w:jc w:val="center"/>
                                    <w:rPr>
                                      <w:kern w:val="0"/>
                                      <w:sz w:val="18"/>
                                      <w:szCs w:val="18"/>
                                    </w:rPr>
                                  </w:pPr>
                                  <w:r w:rsidRPr="005066B4">
                                    <w:rPr>
                                      <w:kern w:val="0"/>
                                      <w:sz w:val="18"/>
                                      <w:szCs w:val="18"/>
                                    </w:rPr>
                                    <w:t>goal</w:t>
                                  </w:r>
                                </w:p>
                              </w:tc>
                              <w:tc>
                                <w:tcPr>
                                  <w:tcW w:w="2070" w:type="dxa"/>
                                </w:tcPr>
                                <w:p w14:paraId="798A391B" w14:textId="77777777" w:rsidR="003D34F3" w:rsidRPr="005066B4" w:rsidRDefault="00DC69D6" w:rsidP="00C3770A">
                                  <w:pPr>
                                    <w:pStyle w:val="BodyTextIndent"/>
                                    <w:ind w:firstLine="0"/>
                                    <w:jc w:val="center"/>
                                    <w:rPr>
                                      <w:kern w:val="0"/>
                                      <w:sz w:val="18"/>
                                      <w:szCs w:val="18"/>
                                    </w:rPr>
                                  </w:pPr>
                                  <m:oMathPara>
                                    <m:oMathParaPr>
                                      <m:jc m:val="center"/>
                                    </m:oMathParaPr>
                                    <m:oMath>
                                      <m:d>
                                        <m:dPr>
                                          <m:begChr m:val="["/>
                                          <m:endChr m:val="]"/>
                                          <m:ctrlPr>
                                            <w:rPr>
                                              <w:rFonts w:ascii="Cambria Math" w:hAnsi="Cambria Math"/>
                                              <w:i/>
                                              <w:kern w:val="0"/>
                                              <w:sz w:val="18"/>
                                              <w:szCs w:val="18"/>
                                            </w:rPr>
                                          </m:ctrlPr>
                                        </m:dPr>
                                        <m:e>
                                          <m:r>
                                            <w:rPr>
                                              <w:rFonts w:ascii="Cambria Math" w:hAnsi="Cambria Math"/>
                                              <w:kern w:val="0"/>
                                              <w:sz w:val="18"/>
                                              <w:szCs w:val="18"/>
                                            </w:rPr>
                                            <m:t xml:space="preserve">115,74, 0,0,0,0 </m:t>
                                          </m:r>
                                        </m:e>
                                      </m:d>
                                    </m:oMath>
                                  </m:oMathPara>
                                </w:p>
                              </w:tc>
                            </w:tr>
                            <w:tr w:rsidR="003D34F3" w14:paraId="694B7ACA" w14:textId="77777777" w:rsidTr="00EC6D5A">
                              <w:trPr>
                                <w:trHeight w:val="83"/>
                                <w:jc w:val="center"/>
                              </w:trPr>
                              <w:tc>
                                <w:tcPr>
                                  <w:tcW w:w="270" w:type="dxa"/>
                                  <w:vMerge w:val="restart"/>
                                  <w:vAlign w:val="center"/>
                                </w:tcPr>
                                <w:p w14:paraId="770194A9" w14:textId="77777777" w:rsidR="003D34F3" w:rsidRPr="005066B4" w:rsidRDefault="003D34F3" w:rsidP="00C3770A">
                                  <w:pPr>
                                    <w:pStyle w:val="BodyTextIndent"/>
                                    <w:ind w:firstLine="0"/>
                                    <w:jc w:val="center"/>
                                    <w:rPr>
                                      <w:kern w:val="0"/>
                                      <w:sz w:val="18"/>
                                      <w:szCs w:val="18"/>
                                    </w:rPr>
                                  </w:pPr>
                                  <w:r>
                                    <w:rPr>
                                      <w:kern w:val="0"/>
                                      <w:sz w:val="18"/>
                                      <w:szCs w:val="18"/>
                                    </w:rPr>
                                    <w:t>3</w:t>
                                  </w:r>
                                </w:p>
                              </w:tc>
                              <w:tc>
                                <w:tcPr>
                                  <w:tcW w:w="720" w:type="dxa"/>
                                </w:tcPr>
                                <w:p w14:paraId="12B114D4" w14:textId="77777777" w:rsidR="003D34F3" w:rsidRPr="005066B4" w:rsidRDefault="003D34F3" w:rsidP="00C3770A">
                                  <w:pPr>
                                    <w:pStyle w:val="BodyTextIndent"/>
                                    <w:ind w:firstLine="0"/>
                                    <w:jc w:val="center"/>
                                    <w:rPr>
                                      <w:kern w:val="0"/>
                                      <w:sz w:val="18"/>
                                      <w:szCs w:val="18"/>
                                    </w:rPr>
                                  </w:pPr>
                                  <w:r>
                                    <w:rPr>
                                      <w:kern w:val="0"/>
                                      <w:sz w:val="18"/>
                                      <w:szCs w:val="18"/>
                                    </w:rPr>
                                    <w:t>start</w:t>
                                  </w:r>
                                </w:p>
                              </w:tc>
                              <w:tc>
                                <w:tcPr>
                                  <w:tcW w:w="2070" w:type="dxa"/>
                                </w:tcPr>
                                <w:p w14:paraId="2E78BF31" w14:textId="77777777" w:rsidR="003D34F3" w:rsidRPr="005066B4" w:rsidRDefault="00DC69D6" w:rsidP="00C3770A">
                                  <w:pPr>
                                    <w:pStyle w:val="BodyTextIndent"/>
                                    <w:ind w:firstLine="0"/>
                                    <w:jc w:val="center"/>
                                    <w:rPr>
                                      <w:kern w:val="0"/>
                                      <w:sz w:val="18"/>
                                      <w:szCs w:val="18"/>
                                    </w:rPr>
                                  </w:pPr>
                                  <m:oMathPara>
                                    <m:oMath>
                                      <m:d>
                                        <m:dPr>
                                          <m:begChr m:val="["/>
                                          <m:endChr m:val="]"/>
                                          <m:ctrlPr>
                                            <w:rPr>
                                              <w:rFonts w:ascii="Cambria Math" w:hAnsi="Cambria Math"/>
                                              <w:i/>
                                              <w:kern w:val="0"/>
                                              <w:sz w:val="18"/>
                                              <w:szCs w:val="18"/>
                                            </w:rPr>
                                          </m:ctrlPr>
                                        </m:dPr>
                                        <m:e>
                                          <m:r>
                                            <w:rPr>
                                              <w:rFonts w:ascii="Cambria Math" w:hAnsi="Cambria Math"/>
                                              <w:kern w:val="0"/>
                                              <w:sz w:val="18"/>
                                              <w:szCs w:val="18"/>
                                            </w:rPr>
                                            <m:t xml:space="preserve">34,74, 0,0,0,0 </m:t>
                                          </m:r>
                                        </m:e>
                                      </m:d>
                                    </m:oMath>
                                  </m:oMathPara>
                                </w:p>
                              </w:tc>
                            </w:tr>
                            <w:tr w:rsidR="003D34F3" w14:paraId="57946649" w14:textId="77777777" w:rsidTr="00EC6D5A">
                              <w:trPr>
                                <w:trHeight w:val="83"/>
                                <w:jc w:val="center"/>
                              </w:trPr>
                              <w:tc>
                                <w:tcPr>
                                  <w:tcW w:w="270" w:type="dxa"/>
                                  <w:vMerge/>
                                </w:tcPr>
                                <w:p w14:paraId="0FB275DF" w14:textId="77777777" w:rsidR="003D34F3" w:rsidRPr="005066B4" w:rsidRDefault="003D34F3" w:rsidP="00C3770A">
                                  <w:pPr>
                                    <w:pStyle w:val="BodyTextIndent"/>
                                    <w:ind w:firstLine="0"/>
                                    <w:jc w:val="center"/>
                                    <w:rPr>
                                      <w:kern w:val="0"/>
                                      <w:sz w:val="18"/>
                                      <w:szCs w:val="18"/>
                                    </w:rPr>
                                  </w:pPr>
                                </w:p>
                              </w:tc>
                              <w:tc>
                                <w:tcPr>
                                  <w:tcW w:w="720" w:type="dxa"/>
                                </w:tcPr>
                                <w:p w14:paraId="4C60A15C" w14:textId="77777777" w:rsidR="003D34F3" w:rsidRPr="005066B4" w:rsidRDefault="003D34F3" w:rsidP="00C3770A">
                                  <w:pPr>
                                    <w:pStyle w:val="BodyTextIndent"/>
                                    <w:ind w:firstLine="0"/>
                                    <w:jc w:val="center"/>
                                    <w:rPr>
                                      <w:kern w:val="0"/>
                                      <w:sz w:val="18"/>
                                      <w:szCs w:val="18"/>
                                    </w:rPr>
                                  </w:pPr>
                                  <w:r>
                                    <w:rPr>
                                      <w:kern w:val="0"/>
                                      <w:sz w:val="18"/>
                                      <w:szCs w:val="18"/>
                                    </w:rPr>
                                    <w:t>goal</w:t>
                                  </w:r>
                                </w:p>
                              </w:tc>
                              <w:tc>
                                <w:tcPr>
                                  <w:tcW w:w="2070" w:type="dxa"/>
                                </w:tcPr>
                                <w:p w14:paraId="321B2CDA" w14:textId="77777777" w:rsidR="003D34F3" w:rsidRPr="005066B4" w:rsidRDefault="00DC69D6" w:rsidP="00C3770A">
                                  <w:pPr>
                                    <w:pStyle w:val="BodyTextIndent"/>
                                    <w:ind w:firstLine="0"/>
                                    <w:jc w:val="center"/>
                                    <w:rPr>
                                      <w:kern w:val="0"/>
                                      <w:sz w:val="18"/>
                                      <w:szCs w:val="18"/>
                                    </w:rPr>
                                  </w:pPr>
                                  <m:oMathPara>
                                    <m:oMath>
                                      <m:d>
                                        <m:dPr>
                                          <m:begChr m:val="["/>
                                          <m:endChr m:val="]"/>
                                          <m:ctrlPr>
                                            <w:rPr>
                                              <w:rFonts w:ascii="Cambria Math" w:hAnsi="Cambria Math"/>
                                              <w:i/>
                                              <w:kern w:val="0"/>
                                              <w:sz w:val="18"/>
                                              <w:szCs w:val="18"/>
                                            </w:rPr>
                                          </m:ctrlPr>
                                        </m:dPr>
                                        <m:e>
                                          <m:r>
                                            <w:rPr>
                                              <w:rFonts w:ascii="Cambria Math" w:hAnsi="Cambria Math"/>
                                              <w:kern w:val="0"/>
                                              <w:sz w:val="18"/>
                                              <w:szCs w:val="18"/>
                                            </w:rPr>
                                            <m:t xml:space="preserve">126,46, 46,-90,-17,0 </m:t>
                                          </m:r>
                                        </m:e>
                                      </m:d>
                                    </m:oMath>
                                  </m:oMathPara>
                                </w:p>
                              </w:tc>
                            </w:tr>
                          </w:tbl>
                          <w:p w14:paraId="2998D026" w14:textId="77777777" w:rsidR="003D34F3" w:rsidRPr="00AC0E06" w:rsidRDefault="003D34F3" w:rsidP="00AC0E06">
                            <w:pPr>
                              <w:rPr>
                                <w:i/>
                                <w:iCs/>
                              </w:rPr>
                            </w:pPr>
                          </w:p>
                          <w:p w14:paraId="47C86303" w14:textId="77777777" w:rsidR="003D34F3" w:rsidRDefault="003D34F3" w:rsidP="000E59A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274AF" id="Text Box 28" o:spid="_x0000_s1031" type="#_x0000_t202" style="position:absolute;left:0;text-align:left;margin-left:0;margin-top:280.3pt;width:256.15pt;height:100.25pt;z-index:2516582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" fillcolor="white [3201]" stroked="f" strokeweight=".5pt">
                <v:textbox inset="0,0,0,0">
                  <w:txbxContent>
                    <w:p w14:paraId="5594C7F8" w14:textId="59854587" w:rsidR="003D34F3" w:rsidRDefault="003D34F3" w:rsidP="00AC0E06">
                      <w:pPr>
                        <w:pStyle w:val="Caption"/>
                        <w:spacing w:after="0"/>
                        <w:rPr>
                          <w:i w:val="0"/>
                          <w:iCs w:val="0"/>
                          <w:color w:val="000000" w:themeColor="text1"/>
                        </w:rPr>
                      </w:pPr>
                      <w:r w:rsidRPr="005066B4">
                        <w:rPr>
                          <w:rFonts w:ascii="Arial" w:hAnsi="Arial" w:cs="Arial"/>
                          <w:b/>
                          <w:bCs/>
                          <w:i w:val="0"/>
                          <w:iCs w:val="0"/>
                          <w:color w:val="000000" w:themeColor="text1"/>
                          <w:sz w:val="20"/>
                          <w:szCs w:val="20"/>
                        </w:rPr>
                        <w:t xml:space="preserve">TABLE </w:t>
                      </w:r>
                      <w:bookmarkStart w:id="52" w:name="t4"/>
                      <w:r>
                        <w:rPr>
                          <w:rFonts w:ascii="Arial" w:hAnsi="Arial" w:cs="Arial"/>
                          <w:b/>
                          <w:bCs/>
                          <w:i w:val="0"/>
                          <w:iCs w:val="0"/>
                          <w:color w:val="000000" w:themeColor="text1"/>
                          <w:sz w:val="20"/>
                          <w:szCs w:val="20"/>
                        </w:rPr>
                        <w:fldChar w:fldCharType="begin"/>
                      </w:r>
                      <w:r>
                        <w:rPr>
                          <w:rFonts w:ascii="Arial" w:hAnsi="Arial" w:cs="Arial"/>
                          <w:b/>
                          <w:bCs/>
                          <w:i w:val="0"/>
                          <w:iCs w:val="0"/>
                          <w:color w:val="000000" w:themeColor="text1"/>
                          <w:sz w:val="20"/>
                          <w:szCs w:val="20"/>
                        </w:rPr>
                        <w:instrText xml:space="preserve"> SEQ Table \* ARABIC </w:instrText>
                      </w:r>
                      <w:r>
                        <w:rPr>
                          <w:rFonts w:ascii="Arial" w:hAnsi="Arial" w:cs="Arial"/>
                          <w:b/>
                          <w:bCs/>
                          <w:i w:val="0"/>
                          <w:iCs w:val="0"/>
                          <w:color w:val="000000" w:themeColor="text1"/>
                          <w:sz w:val="20"/>
                          <w:szCs w:val="20"/>
                        </w:rPr>
                        <w:fldChar w:fldCharType="separate"/>
                      </w:r>
                      <w:r w:rsidR="0053008A">
                        <w:rPr>
                          <w:rFonts w:ascii="Arial" w:hAnsi="Arial" w:cs="Arial"/>
                          <w:b/>
                          <w:bCs/>
                          <w:i w:val="0"/>
                          <w:iCs w:val="0"/>
                          <w:noProof/>
                          <w:color w:val="000000" w:themeColor="text1"/>
                          <w:sz w:val="20"/>
                          <w:szCs w:val="20"/>
                        </w:rPr>
                        <w:t>3</w:t>
                      </w:r>
                      <w:r>
                        <w:rPr>
                          <w:rFonts w:ascii="Arial" w:hAnsi="Arial" w:cs="Arial"/>
                          <w:b/>
                          <w:bCs/>
                          <w:i w:val="0"/>
                          <w:iCs w:val="0"/>
                          <w:color w:val="000000" w:themeColor="text1"/>
                          <w:sz w:val="20"/>
                          <w:szCs w:val="20"/>
                        </w:rPr>
                        <w:fldChar w:fldCharType="end"/>
                      </w:r>
                      <w:bookmarkEnd w:id="52"/>
                      <w:r w:rsidRPr="005066B4">
                        <w:rPr>
                          <w:rFonts w:ascii="Arial" w:hAnsi="Arial" w:cs="Arial"/>
                          <w:b/>
                          <w:bCs/>
                          <w:i w:val="0"/>
                          <w:iCs w:val="0"/>
                          <w:color w:val="000000" w:themeColor="text1"/>
                          <w:sz w:val="20"/>
                          <w:szCs w:val="20"/>
                        </w:rPr>
                        <w:t>.</w:t>
                      </w:r>
                      <w:r w:rsidRPr="005066B4">
                        <w:rPr>
                          <w:i w:val="0"/>
                          <w:iCs w:val="0"/>
                          <w:color w:val="000000" w:themeColor="text1"/>
                        </w:rPr>
                        <w:t xml:space="preserve"> ROBOT TRAJECTORIES FOR </w:t>
                      </w:r>
                      <w:r w:rsidR="005D1785">
                        <w:rPr>
                          <w:i w:val="0"/>
                          <w:iCs w:val="0"/>
                          <w:color w:val="000000" w:themeColor="text1"/>
                        </w:rPr>
                        <w:t>LEARNING</w:t>
                      </w:r>
                    </w:p>
                    <w:tbl>
                      <w:tblPr>
                        <w:tblStyle w:val="TableGrid"/>
                        <w:tblW w:w="3060" w:type="dxa"/>
                        <w:jc w:val="center"/>
                        <w:tblLayout w:type="fixed"/>
                        <w:tblLook w:val="04A0" w:firstRow="1" w:lastRow="0" w:firstColumn="1" w:lastColumn="0" w:noHBand="0" w:noVBand="1"/>
                      </w:tblPr>
                      <w:tblGrid>
                        <w:gridCol w:w="270"/>
                        <w:gridCol w:w="720"/>
                        <w:gridCol w:w="2070"/>
                      </w:tblGrid>
                      <w:tr w:rsidR="003D34F3" w14:paraId="410F29C9" w14:textId="77777777" w:rsidTr="00EC6D5A">
                        <w:trPr>
                          <w:jc w:val="center"/>
                        </w:trPr>
                        <w:tc>
                          <w:tcPr>
                            <w:tcW w:w="990" w:type="dxa"/>
                            <w:gridSpan w:val="2"/>
                          </w:tcPr>
                          <w:p w14:paraId="667600AB" w14:textId="77777777" w:rsidR="003D34F3" w:rsidRPr="005066B4" w:rsidRDefault="003D34F3" w:rsidP="00C3770A">
                            <w:pPr>
                              <w:pStyle w:val="BodyTextIndent"/>
                              <w:ind w:firstLine="0"/>
                              <w:jc w:val="center"/>
                              <w:rPr>
                                <w:kern w:val="0"/>
                                <w:sz w:val="18"/>
                                <w:szCs w:val="18"/>
                              </w:rPr>
                            </w:pPr>
                            <w:r w:rsidRPr="005066B4">
                              <w:rPr>
                                <w:kern w:val="0"/>
                                <w:sz w:val="18"/>
                                <w:szCs w:val="18"/>
                              </w:rPr>
                              <w:t>Trajectory</w:t>
                            </w:r>
                          </w:p>
                        </w:tc>
                        <w:tc>
                          <w:tcPr>
                            <w:tcW w:w="2070" w:type="dxa"/>
                          </w:tcPr>
                          <w:p w14:paraId="5804892B" w14:textId="77777777" w:rsidR="003D34F3" w:rsidRPr="005066B4" w:rsidRDefault="003D34F3" w:rsidP="00C3770A">
                            <w:pPr>
                              <w:pStyle w:val="BodyTextIndent"/>
                              <w:rPr>
                                <w:kern w:val="0"/>
                                <w:sz w:val="18"/>
                                <w:szCs w:val="18"/>
                              </w:rPr>
                            </w:pPr>
                            <w:r w:rsidRPr="005066B4">
                              <w:rPr>
                                <w:kern w:val="0"/>
                                <w:sz w:val="18"/>
                                <w:szCs w:val="18"/>
                              </w:rPr>
                              <w:t>Joint Angles (</w:t>
                            </w:r>
                            <w:r w:rsidRPr="005066B4">
                              <w:rPr>
                                <w:rFonts w:eastAsia="Symbol"/>
                                <w:kern w:val="0"/>
                                <w:sz w:val="18"/>
                                <w:szCs w:val="18"/>
                              </w:rPr>
                              <w:t>°</w:t>
                            </w:r>
                            <w:r w:rsidRPr="005066B4">
                              <w:rPr>
                                <w:kern w:val="0"/>
                                <w:sz w:val="18"/>
                                <w:szCs w:val="18"/>
                              </w:rPr>
                              <w:t>)</w:t>
                            </w:r>
                          </w:p>
                        </w:tc>
                      </w:tr>
                      <w:tr w:rsidR="003D34F3" w14:paraId="675F739F" w14:textId="77777777" w:rsidTr="00EC6D5A">
                        <w:trPr>
                          <w:trHeight w:val="83"/>
                          <w:jc w:val="center"/>
                        </w:trPr>
                        <w:tc>
                          <w:tcPr>
                            <w:tcW w:w="270" w:type="dxa"/>
                            <w:vMerge w:val="restart"/>
                            <w:vAlign w:val="center"/>
                          </w:tcPr>
                          <w:p w14:paraId="7DC2E4D3" w14:textId="77777777" w:rsidR="003D34F3" w:rsidRPr="005066B4" w:rsidRDefault="003D34F3" w:rsidP="00C3770A">
                            <w:pPr>
                              <w:pStyle w:val="BodyTextIndent"/>
                              <w:ind w:firstLine="0"/>
                              <w:jc w:val="center"/>
                              <w:rPr>
                                <w:kern w:val="0"/>
                                <w:sz w:val="18"/>
                                <w:szCs w:val="18"/>
                              </w:rPr>
                            </w:pPr>
                            <w:r w:rsidRPr="005066B4">
                              <w:rPr>
                                <w:kern w:val="0"/>
                                <w:sz w:val="18"/>
                                <w:szCs w:val="18"/>
                              </w:rPr>
                              <w:t>1</w:t>
                            </w:r>
                          </w:p>
                        </w:tc>
                        <w:tc>
                          <w:tcPr>
                            <w:tcW w:w="720" w:type="dxa"/>
                          </w:tcPr>
                          <w:p w14:paraId="38D16691" w14:textId="77777777" w:rsidR="003D34F3" w:rsidRPr="005066B4" w:rsidRDefault="003D34F3" w:rsidP="00C3770A">
                            <w:pPr>
                              <w:pStyle w:val="BodyTextIndent"/>
                              <w:ind w:firstLine="0"/>
                              <w:jc w:val="center"/>
                              <w:rPr>
                                <w:kern w:val="0"/>
                                <w:sz w:val="18"/>
                                <w:szCs w:val="18"/>
                              </w:rPr>
                            </w:pPr>
                            <w:r w:rsidRPr="005066B4">
                              <w:rPr>
                                <w:kern w:val="0"/>
                                <w:sz w:val="18"/>
                                <w:szCs w:val="18"/>
                              </w:rPr>
                              <w:t>start</w:t>
                            </w:r>
                          </w:p>
                        </w:tc>
                        <w:tc>
                          <w:tcPr>
                            <w:tcW w:w="2070" w:type="dxa"/>
                          </w:tcPr>
                          <w:p w14:paraId="5458A284" w14:textId="77777777" w:rsidR="003D34F3" w:rsidRPr="005066B4" w:rsidRDefault="00DC69D6" w:rsidP="00C3770A">
                            <w:pPr>
                              <w:pStyle w:val="BodyTextIndent"/>
                              <w:jc w:val="center"/>
                              <w:rPr>
                                <w:kern w:val="0"/>
                                <w:sz w:val="18"/>
                                <w:szCs w:val="18"/>
                              </w:rPr>
                            </w:pPr>
                            <m:oMathPara>
                              <m:oMath>
                                <m:d>
                                  <m:dPr>
                                    <m:begChr m:val="["/>
                                    <m:endChr m:val="]"/>
                                    <m:ctrlPr>
                                      <w:rPr>
                                        <w:rFonts w:ascii="Cambria Math" w:hAnsi="Cambria Math"/>
                                        <w:i/>
                                        <w:kern w:val="0"/>
                                        <w:sz w:val="18"/>
                                        <w:szCs w:val="18"/>
                                      </w:rPr>
                                    </m:ctrlPr>
                                  </m:dPr>
                                  <m:e>
                                    <m:r>
                                      <w:rPr>
                                        <w:rFonts w:ascii="Cambria Math" w:hAnsi="Cambria Math"/>
                                        <w:kern w:val="0"/>
                                        <w:sz w:val="18"/>
                                        <w:szCs w:val="18"/>
                                      </w:rPr>
                                      <m:t xml:space="preserve">90,0, 0,0,0,0 </m:t>
                                    </m:r>
                                  </m:e>
                                </m:d>
                              </m:oMath>
                            </m:oMathPara>
                          </w:p>
                        </w:tc>
                      </w:tr>
                      <w:tr w:rsidR="003D34F3" w14:paraId="047B5936" w14:textId="77777777" w:rsidTr="00EC6D5A">
                        <w:trPr>
                          <w:trHeight w:val="83"/>
                          <w:jc w:val="center"/>
                        </w:trPr>
                        <w:tc>
                          <w:tcPr>
                            <w:tcW w:w="270" w:type="dxa"/>
                            <w:vMerge/>
                            <w:vAlign w:val="center"/>
                          </w:tcPr>
                          <w:p w14:paraId="53E39A83" w14:textId="77777777" w:rsidR="003D34F3" w:rsidRPr="005066B4" w:rsidRDefault="003D34F3" w:rsidP="00C3770A">
                            <w:pPr>
                              <w:pStyle w:val="BodyTextIndent"/>
                              <w:ind w:firstLine="0"/>
                              <w:jc w:val="center"/>
                              <w:rPr>
                                <w:kern w:val="0"/>
                                <w:sz w:val="18"/>
                                <w:szCs w:val="18"/>
                              </w:rPr>
                            </w:pPr>
                          </w:p>
                        </w:tc>
                        <w:tc>
                          <w:tcPr>
                            <w:tcW w:w="720" w:type="dxa"/>
                          </w:tcPr>
                          <w:p w14:paraId="5DAB882D" w14:textId="77777777" w:rsidR="003D34F3" w:rsidRPr="005066B4" w:rsidRDefault="003D34F3" w:rsidP="00C3770A">
                            <w:pPr>
                              <w:pStyle w:val="BodyTextIndent"/>
                              <w:ind w:firstLine="0"/>
                              <w:jc w:val="center"/>
                              <w:rPr>
                                <w:kern w:val="0"/>
                                <w:sz w:val="18"/>
                                <w:szCs w:val="18"/>
                              </w:rPr>
                            </w:pPr>
                            <w:r w:rsidRPr="005066B4">
                              <w:rPr>
                                <w:kern w:val="0"/>
                                <w:sz w:val="18"/>
                                <w:szCs w:val="18"/>
                              </w:rPr>
                              <w:t>goal</w:t>
                            </w:r>
                          </w:p>
                        </w:tc>
                        <w:tc>
                          <w:tcPr>
                            <w:tcW w:w="2070" w:type="dxa"/>
                          </w:tcPr>
                          <w:p w14:paraId="18941877" w14:textId="77777777" w:rsidR="003D34F3" w:rsidRPr="005066B4" w:rsidRDefault="00DC69D6" w:rsidP="00C3770A">
                            <w:pPr>
                              <w:pStyle w:val="BodyTextIndent"/>
                              <w:ind w:firstLine="0"/>
                              <w:jc w:val="center"/>
                              <w:rPr>
                                <w:kern w:val="0"/>
                                <w:sz w:val="18"/>
                                <w:szCs w:val="18"/>
                              </w:rPr>
                            </w:pPr>
                            <m:oMathPara>
                              <m:oMath>
                                <m:d>
                                  <m:dPr>
                                    <m:begChr m:val="["/>
                                    <m:endChr m:val="]"/>
                                    <m:ctrlPr>
                                      <w:rPr>
                                        <w:rFonts w:ascii="Cambria Math" w:hAnsi="Cambria Math"/>
                                        <w:i/>
                                        <w:kern w:val="0"/>
                                        <w:sz w:val="18"/>
                                        <w:szCs w:val="18"/>
                                      </w:rPr>
                                    </m:ctrlPr>
                                  </m:dPr>
                                  <m:e>
                                    <m:r>
                                      <w:rPr>
                                        <w:rFonts w:ascii="Cambria Math" w:hAnsi="Cambria Math"/>
                                        <w:kern w:val="0"/>
                                        <w:sz w:val="18"/>
                                        <w:szCs w:val="18"/>
                                      </w:rPr>
                                      <m:t xml:space="preserve">90,97, 12,0,-6,0 </m:t>
                                    </m:r>
                                  </m:e>
                                </m:d>
                              </m:oMath>
                            </m:oMathPara>
                          </w:p>
                        </w:tc>
                      </w:tr>
                      <w:tr w:rsidR="003D34F3" w14:paraId="40900F21" w14:textId="77777777" w:rsidTr="00EC6D5A">
                        <w:trPr>
                          <w:trHeight w:val="83"/>
                          <w:jc w:val="center"/>
                        </w:trPr>
                        <w:tc>
                          <w:tcPr>
                            <w:tcW w:w="270" w:type="dxa"/>
                            <w:vMerge w:val="restart"/>
                            <w:vAlign w:val="center"/>
                          </w:tcPr>
                          <w:p w14:paraId="0B1A2724" w14:textId="77777777" w:rsidR="003D34F3" w:rsidRPr="005066B4" w:rsidRDefault="003D34F3" w:rsidP="00C3770A">
                            <w:pPr>
                              <w:pStyle w:val="BodyTextIndent"/>
                              <w:ind w:firstLine="0"/>
                              <w:jc w:val="center"/>
                              <w:rPr>
                                <w:kern w:val="0"/>
                                <w:sz w:val="18"/>
                                <w:szCs w:val="18"/>
                              </w:rPr>
                            </w:pPr>
                            <w:r w:rsidRPr="005066B4">
                              <w:rPr>
                                <w:kern w:val="0"/>
                                <w:sz w:val="18"/>
                                <w:szCs w:val="18"/>
                              </w:rPr>
                              <w:t>2</w:t>
                            </w:r>
                          </w:p>
                        </w:tc>
                        <w:tc>
                          <w:tcPr>
                            <w:tcW w:w="720" w:type="dxa"/>
                          </w:tcPr>
                          <w:p w14:paraId="055C3E3D" w14:textId="77777777" w:rsidR="003D34F3" w:rsidRPr="005066B4" w:rsidRDefault="003D34F3" w:rsidP="00C3770A">
                            <w:pPr>
                              <w:pStyle w:val="BodyTextIndent"/>
                              <w:ind w:firstLine="0"/>
                              <w:jc w:val="center"/>
                              <w:rPr>
                                <w:kern w:val="0"/>
                                <w:sz w:val="18"/>
                                <w:szCs w:val="18"/>
                              </w:rPr>
                            </w:pPr>
                            <w:r w:rsidRPr="005066B4">
                              <w:rPr>
                                <w:kern w:val="0"/>
                                <w:sz w:val="18"/>
                                <w:szCs w:val="18"/>
                              </w:rPr>
                              <w:t>start</w:t>
                            </w:r>
                          </w:p>
                        </w:tc>
                        <w:tc>
                          <w:tcPr>
                            <w:tcW w:w="2070" w:type="dxa"/>
                          </w:tcPr>
                          <w:p w14:paraId="3ECC5971" w14:textId="77777777" w:rsidR="003D34F3" w:rsidRPr="005066B4" w:rsidRDefault="00DC69D6" w:rsidP="00C3770A">
                            <w:pPr>
                              <w:pStyle w:val="BodyTextIndent"/>
                              <w:jc w:val="center"/>
                              <w:rPr>
                                <w:kern w:val="0"/>
                                <w:sz w:val="18"/>
                                <w:szCs w:val="18"/>
                              </w:rPr>
                            </w:pPr>
                            <m:oMathPara>
                              <m:oMath>
                                <m:d>
                                  <m:dPr>
                                    <m:begChr m:val="["/>
                                    <m:endChr m:val="]"/>
                                    <m:ctrlPr>
                                      <w:rPr>
                                        <w:rFonts w:ascii="Cambria Math" w:hAnsi="Cambria Math"/>
                                        <w:i/>
                                        <w:kern w:val="0"/>
                                        <w:sz w:val="18"/>
                                        <w:szCs w:val="18"/>
                                      </w:rPr>
                                    </m:ctrlPr>
                                  </m:dPr>
                                  <m:e>
                                    <m:r>
                                      <w:rPr>
                                        <w:rFonts w:ascii="Cambria Math" w:hAnsi="Cambria Math"/>
                                        <w:kern w:val="0"/>
                                        <w:sz w:val="18"/>
                                        <w:szCs w:val="18"/>
                                      </w:rPr>
                                      <m:t xml:space="preserve">34,74, 0,0,0,0 </m:t>
                                    </m:r>
                                  </m:e>
                                </m:d>
                              </m:oMath>
                            </m:oMathPara>
                          </w:p>
                        </w:tc>
                      </w:tr>
                      <w:tr w:rsidR="003D34F3" w14:paraId="46BDB625" w14:textId="77777777" w:rsidTr="00EC6D5A">
                        <w:trPr>
                          <w:trHeight w:val="83"/>
                          <w:jc w:val="center"/>
                        </w:trPr>
                        <w:tc>
                          <w:tcPr>
                            <w:tcW w:w="270" w:type="dxa"/>
                            <w:vMerge/>
                            <w:vAlign w:val="center"/>
                          </w:tcPr>
                          <w:p w14:paraId="71A13EF9" w14:textId="77777777" w:rsidR="003D34F3" w:rsidRPr="005066B4" w:rsidRDefault="003D34F3" w:rsidP="00C3770A">
                            <w:pPr>
                              <w:pStyle w:val="BodyTextIndent"/>
                              <w:ind w:firstLine="0"/>
                              <w:jc w:val="center"/>
                              <w:rPr>
                                <w:kern w:val="0"/>
                                <w:sz w:val="18"/>
                                <w:szCs w:val="18"/>
                              </w:rPr>
                            </w:pPr>
                          </w:p>
                        </w:tc>
                        <w:tc>
                          <w:tcPr>
                            <w:tcW w:w="720" w:type="dxa"/>
                          </w:tcPr>
                          <w:p w14:paraId="51F9DC6E" w14:textId="77777777" w:rsidR="003D34F3" w:rsidRPr="005066B4" w:rsidRDefault="003D34F3" w:rsidP="00C3770A">
                            <w:pPr>
                              <w:pStyle w:val="BodyTextIndent"/>
                              <w:ind w:firstLine="0"/>
                              <w:jc w:val="center"/>
                              <w:rPr>
                                <w:kern w:val="0"/>
                                <w:sz w:val="18"/>
                                <w:szCs w:val="18"/>
                              </w:rPr>
                            </w:pPr>
                            <w:r w:rsidRPr="005066B4">
                              <w:rPr>
                                <w:kern w:val="0"/>
                                <w:sz w:val="18"/>
                                <w:szCs w:val="18"/>
                              </w:rPr>
                              <w:t>goal</w:t>
                            </w:r>
                          </w:p>
                        </w:tc>
                        <w:tc>
                          <w:tcPr>
                            <w:tcW w:w="2070" w:type="dxa"/>
                          </w:tcPr>
                          <w:p w14:paraId="798A391B" w14:textId="77777777" w:rsidR="003D34F3" w:rsidRPr="005066B4" w:rsidRDefault="00DC69D6" w:rsidP="00C3770A">
                            <w:pPr>
                              <w:pStyle w:val="BodyTextIndent"/>
                              <w:ind w:firstLine="0"/>
                              <w:jc w:val="center"/>
                              <w:rPr>
                                <w:kern w:val="0"/>
                                <w:sz w:val="18"/>
                                <w:szCs w:val="18"/>
                              </w:rPr>
                            </w:pPr>
                            <m:oMathPara>
                              <m:oMathParaPr>
                                <m:jc m:val="center"/>
                              </m:oMathParaPr>
                              <m:oMath>
                                <m:d>
                                  <m:dPr>
                                    <m:begChr m:val="["/>
                                    <m:endChr m:val="]"/>
                                    <m:ctrlPr>
                                      <w:rPr>
                                        <w:rFonts w:ascii="Cambria Math" w:hAnsi="Cambria Math"/>
                                        <w:i/>
                                        <w:kern w:val="0"/>
                                        <w:sz w:val="18"/>
                                        <w:szCs w:val="18"/>
                                      </w:rPr>
                                    </m:ctrlPr>
                                  </m:dPr>
                                  <m:e>
                                    <m:r>
                                      <w:rPr>
                                        <w:rFonts w:ascii="Cambria Math" w:hAnsi="Cambria Math"/>
                                        <w:kern w:val="0"/>
                                        <w:sz w:val="18"/>
                                        <w:szCs w:val="18"/>
                                      </w:rPr>
                                      <m:t xml:space="preserve">115,74, 0,0,0,0 </m:t>
                                    </m:r>
                                  </m:e>
                                </m:d>
                              </m:oMath>
                            </m:oMathPara>
                          </w:p>
                        </w:tc>
                      </w:tr>
                      <w:tr w:rsidR="003D34F3" w14:paraId="694B7ACA" w14:textId="77777777" w:rsidTr="00EC6D5A">
                        <w:trPr>
                          <w:trHeight w:val="83"/>
                          <w:jc w:val="center"/>
                        </w:trPr>
                        <w:tc>
                          <w:tcPr>
                            <w:tcW w:w="270" w:type="dxa"/>
                            <w:vMerge w:val="restart"/>
                            <w:vAlign w:val="center"/>
                          </w:tcPr>
                          <w:p w14:paraId="770194A9" w14:textId="77777777" w:rsidR="003D34F3" w:rsidRPr="005066B4" w:rsidRDefault="003D34F3" w:rsidP="00C3770A">
                            <w:pPr>
                              <w:pStyle w:val="BodyTextIndent"/>
                              <w:ind w:firstLine="0"/>
                              <w:jc w:val="center"/>
                              <w:rPr>
                                <w:kern w:val="0"/>
                                <w:sz w:val="18"/>
                                <w:szCs w:val="18"/>
                              </w:rPr>
                            </w:pPr>
                            <w:r>
                              <w:rPr>
                                <w:kern w:val="0"/>
                                <w:sz w:val="18"/>
                                <w:szCs w:val="18"/>
                              </w:rPr>
                              <w:t>3</w:t>
                            </w:r>
                          </w:p>
                        </w:tc>
                        <w:tc>
                          <w:tcPr>
                            <w:tcW w:w="720" w:type="dxa"/>
                          </w:tcPr>
                          <w:p w14:paraId="12B114D4" w14:textId="77777777" w:rsidR="003D34F3" w:rsidRPr="005066B4" w:rsidRDefault="003D34F3" w:rsidP="00C3770A">
                            <w:pPr>
                              <w:pStyle w:val="BodyTextIndent"/>
                              <w:ind w:firstLine="0"/>
                              <w:jc w:val="center"/>
                              <w:rPr>
                                <w:kern w:val="0"/>
                                <w:sz w:val="18"/>
                                <w:szCs w:val="18"/>
                              </w:rPr>
                            </w:pPr>
                            <w:r>
                              <w:rPr>
                                <w:kern w:val="0"/>
                                <w:sz w:val="18"/>
                                <w:szCs w:val="18"/>
                              </w:rPr>
                              <w:t>start</w:t>
                            </w:r>
                          </w:p>
                        </w:tc>
                        <w:tc>
                          <w:tcPr>
                            <w:tcW w:w="2070" w:type="dxa"/>
                          </w:tcPr>
                          <w:p w14:paraId="2E78BF31" w14:textId="77777777" w:rsidR="003D34F3" w:rsidRPr="005066B4" w:rsidRDefault="00DC69D6" w:rsidP="00C3770A">
                            <w:pPr>
                              <w:pStyle w:val="BodyTextIndent"/>
                              <w:ind w:firstLine="0"/>
                              <w:jc w:val="center"/>
                              <w:rPr>
                                <w:kern w:val="0"/>
                                <w:sz w:val="18"/>
                                <w:szCs w:val="18"/>
                              </w:rPr>
                            </w:pPr>
                            <m:oMathPara>
                              <m:oMath>
                                <m:d>
                                  <m:dPr>
                                    <m:begChr m:val="["/>
                                    <m:endChr m:val="]"/>
                                    <m:ctrlPr>
                                      <w:rPr>
                                        <w:rFonts w:ascii="Cambria Math" w:hAnsi="Cambria Math"/>
                                        <w:i/>
                                        <w:kern w:val="0"/>
                                        <w:sz w:val="18"/>
                                        <w:szCs w:val="18"/>
                                      </w:rPr>
                                    </m:ctrlPr>
                                  </m:dPr>
                                  <m:e>
                                    <m:r>
                                      <w:rPr>
                                        <w:rFonts w:ascii="Cambria Math" w:hAnsi="Cambria Math"/>
                                        <w:kern w:val="0"/>
                                        <w:sz w:val="18"/>
                                        <w:szCs w:val="18"/>
                                      </w:rPr>
                                      <m:t xml:space="preserve">34,74, 0,0,0,0 </m:t>
                                    </m:r>
                                  </m:e>
                                </m:d>
                              </m:oMath>
                            </m:oMathPara>
                          </w:p>
                        </w:tc>
                      </w:tr>
                      <w:tr w:rsidR="003D34F3" w14:paraId="57946649" w14:textId="77777777" w:rsidTr="00EC6D5A">
                        <w:trPr>
                          <w:trHeight w:val="83"/>
                          <w:jc w:val="center"/>
                        </w:trPr>
                        <w:tc>
                          <w:tcPr>
                            <w:tcW w:w="270" w:type="dxa"/>
                            <w:vMerge/>
                          </w:tcPr>
                          <w:p w14:paraId="0FB275DF" w14:textId="77777777" w:rsidR="003D34F3" w:rsidRPr="005066B4" w:rsidRDefault="003D34F3" w:rsidP="00C3770A">
                            <w:pPr>
                              <w:pStyle w:val="BodyTextIndent"/>
                              <w:ind w:firstLine="0"/>
                              <w:jc w:val="center"/>
                              <w:rPr>
                                <w:kern w:val="0"/>
                                <w:sz w:val="18"/>
                                <w:szCs w:val="18"/>
                              </w:rPr>
                            </w:pPr>
                          </w:p>
                        </w:tc>
                        <w:tc>
                          <w:tcPr>
                            <w:tcW w:w="720" w:type="dxa"/>
                          </w:tcPr>
                          <w:p w14:paraId="4C60A15C" w14:textId="77777777" w:rsidR="003D34F3" w:rsidRPr="005066B4" w:rsidRDefault="003D34F3" w:rsidP="00C3770A">
                            <w:pPr>
                              <w:pStyle w:val="BodyTextIndent"/>
                              <w:ind w:firstLine="0"/>
                              <w:jc w:val="center"/>
                              <w:rPr>
                                <w:kern w:val="0"/>
                                <w:sz w:val="18"/>
                                <w:szCs w:val="18"/>
                              </w:rPr>
                            </w:pPr>
                            <w:r>
                              <w:rPr>
                                <w:kern w:val="0"/>
                                <w:sz w:val="18"/>
                                <w:szCs w:val="18"/>
                              </w:rPr>
                              <w:t>goal</w:t>
                            </w:r>
                          </w:p>
                        </w:tc>
                        <w:tc>
                          <w:tcPr>
                            <w:tcW w:w="2070" w:type="dxa"/>
                          </w:tcPr>
                          <w:p w14:paraId="321B2CDA" w14:textId="77777777" w:rsidR="003D34F3" w:rsidRPr="005066B4" w:rsidRDefault="00DC69D6" w:rsidP="00C3770A">
                            <w:pPr>
                              <w:pStyle w:val="BodyTextIndent"/>
                              <w:ind w:firstLine="0"/>
                              <w:jc w:val="center"/>
                              <w:rPr>
                                <w:kern w:val="0"/>
                                <w:sz w:val="18"/>
                                <w:szCs w:val="18"/>
                              </w:rPr>
                            </w:pPr>
                            <m:oMathPara>
                              <m:oMath>
                                <m:d>
                                  <m:dPr>
                                    <m:begChr m:val="["/>
                                    <m:endChr m:val="]"/>
                                    <m:ctrlPr>
                                      <w:rPr>
                                        <w:rFonts w:ascii="Cambria Math" w:hAnsi="Cambria Math"/>
                                        <w:i/>
                                        <w:kern w:val="0"/>
                                        <w:sz w:val="18"/>
                                        <w:szCs w:val="18"/>
                                      </w:rPr>
                                    </m:ctrlPr>
                                  </m:dPr>
                                  <m:e>
                                    <m:r>
                                      <w:rPr>
                                        <w:rFonts w:ascii="Cambria Math" w:hAnsi="Cambria Math"/>
                                        <w:kern w:val="0"/>
                                        <w:sz w:val="18"/>
                                        <w:szCs w:val="18"/>
                                      </w:rPr>
                                      <m:t xml:space="preserve">126,46, 46,-90,-17,0 </m:t>
                                    </m:r>
                                  </m:e>
                                </m:d>
                              </m:oMath>
                            </m:oMathPara>
                          </w:p>
                        </w:tc>
                      </w:tr>
                    </w:tbl>
                    <w:p w14:paraId="2998D026" w14:textId="77777777" w:rsidR="003D34F3" w:rsidRPr="00AC0E06" w:rsidRDefault="003D34F3" w:rsidP="00AC0E06">
                      <w:pPr>
                        <w:rPr>
                          <w:i/>
                          <w:iCs/>
                        </w:rPr>
                      </w:pPr>
                    </w:p>
                    <w:p w14:paraId="47C86303" w14:textId="77777777" w:rsidR="003D34F3" w:rsidRDefault="003D34F3" w:rsidP="000E59AE"/>
                  </w:txbxContent>
                </v:textbox>
                <w10:wrap type="topAndBottom" anchorx="margin"/>
              </v:shape>
            </w:pict>
          </mc:Fallback>
        </mc:AlternateContent>
      </w:r>
      <w:r w:rsidR="00051B46">
        <w:rPr>
          <w:kern w:val="0"/>
        </w:rPr>
        <w:t>The robot’s trajectories from the start</w:t>
      </w:r>
      <w:r w:rsidR="00423EED">
        <w:rPr>
          <w:kern w:val="0"/>
        </w:rPr>
        <w:t>ing</w:t>
      </w:r>
      <w:r w:rsidR="00051B46">
        <w:rPr>
          <w:kern w:val="0"/>
        </w:rPr>
        <w:t xml:space="preserve"> joint configuration to the end joint configuration are planned before the obstacles have been added to </w:t>
      </w:r>
      <w:r w:rsidR="00E75556">
        <w:rPr>
          <w:kern w:val="0"/>
        </w:rPr>
        <w:t>the collision checking</w:t>
      </w:r>
      <w:r w:rsidR="00051B46">
        <w:rPr>
          <w:kern w:val="0"/>
        </w:rPr>
        <w:t xml:space="preserve"> planning scene.  Therefore, the obstacles </w:t>
      </w:r>
      <w:r w:rsidR="00C42312">
        <w:rPr>
          <w:kern w:val="0"/>
        </w:rPr>
        <w:t>represent</w:t>
      </w:r>
      <w:r w:rsidR="00051B46">
        <w:rPr>
          <w:kern w:val="0"/>
        </w:rPr>
        <w:t xml:space="preserve"> unforeseen human movement in the robot’s workcell.  The obstacles are introduced according to one of the obstacle scenarios once the robot begins its </w:t>
      </w:r>
      <w:r w:rsidR="00051B46">
        <w:rPr>
          <w:kern w:val="0"/>
        </w:rPr>
        <w:t xml:space="preserve">trajectory.  </w:t>
      </w:r>
      <w:r w:rsidR="008B62F4">
        <w:rPr>
          <w:kern w:val="0"/>
        </w:rPr>
        <w:t>Initially</w:t>
      </w:r>
      <w:r w:rsidR="00341E27">
        <w:rPr>
          <w:kern w:val="0"/>
        </w:rPr>
        <w:t xml:space="preserve">, the risk threshold for </w:t>
      </w:r>
      <w:r w:rsidR="00281B42">
        <w:rPr>
          <w:kern w:val="0"/>
        </w:rPr>
        <w:t xml:space="preserve">introducing the OPV is set relatively high </w:t>
      </w:r>
      <w:r w:rsidR="00B95719">
        <w:rPr>
          <w:kern w:val="0"/>
        </w:rPr>
        <w:t xml:space="preserve">so </w:t>
      </w:r>
      <w:r w:rsidR="006F712A">
        <w:rPr>
          <w:kern w:val="0"/>
        </w:rPr>
        <w:t xml:space="preserve">the OPV is not introduced before the </w:t>
      </w:r>
      <w:r w:rsidR="00A45D98">
        <w:rPr>
          <w:kern w:val="0"/>
        </w:rPr>
        <w:t xml:space="preserve">ROP </w:t>
      </w:r>
      <w:r w:rsidR="006F712A">
        <w:rPr>
          <w:kern w:val="0"/>
        </w:rPr>
        <w:t xml:space="preserve">parameters, from </w:t>
      </w:r>
      <w:r w:rsidR="0073086A">
        <w:rPr>
          <w:kern w:val="0"/>
        </w:rPr>
        <w:t>Eq.</w:t>
      </w:r>
      <w:r w:rsidR="006F712A">
        <w:rPr>
          <w:kern w:val="0"/>
        </w:rPr>
        <w:t xml:space="preserve"> </w:t>
      </w:r>
      <w:r w:rsidR="00766585" w:rsidRPr="00B35FA2">
        <w:t>(</w:t>
      </w:r>
      <w:r w:rsidR="00757253" w:rsidRPr="00FC575B">
        <w:fldChar w:fldCharType="begin"/>
      </w:r>
      <w:r w:rsidR="00757253" w:rsidRPr="00B35FA2">
        <w:instrText xml:space="preserve"> REF ref31 \h </w:instrText>
      </w:r>
      <w:r w:rsidR="00B35FA2">
        <w:instrText xml:space="preserve"> \* MERGEFORMAT </w:instrText>
      </w:r>
      <w:r w:rsidR="00757253" w:rsidRPr="00FC575B">
        <w:fldChar w:fldCharType="separate"/>
      </w:r>
      <w:ins w:id="53" w:author="Flowers,Jared" w:date="2021-03-20T21:27:00Z">
        <w:r w:rsidR="0053008A" w:rsidRPr="0053008A">
          <w:rPr>
            <w:noProof/>
            <w:kern w:val="0"/>
            <w:rPrChange w:id="54" w:author="Flowers,Jared" w:date="2021-03-20T21:27:00Z">
              <w:rPr>
                <w:noProof/>
                <w:kern w:val="0"/>
                <w:sz w:val="24"/>
                <w:szCs w:val="24"/>
              </w:rPr>
            </w:rPrChange>
          </w:rPr>
          <w:t>15</w:t>
        </w:r>
      </w:ins>
      <w:del w:id="55" w:author="Flowers,Jared" w:date="2021-03-20T21:27:00Z">
        <w:r w:rsidR="005548FC" w:rsidRPr="00702E0F" w:rsidDel="0053008A">
          <w:rPr>
            <w:noProof/>
            <w:kern w:val="0"/>
          </w:rPr>
          <w:delText>15</w:delText>
        </w:r>
      </w:del>
      <w:r w:rsidR="00757253" w:rsidRPr="00FC575B">
        <w:fldChar w:fldCharType="end"/>
      </w:r>
      <w:r w:rsidR="00766585" w:rsidRPr="00766585">
        <w:t>)</w:t>
      </w:r>
      <w:r w:rsidR="006F712A">
        <w:rPr>
          <w:kern w:val="0"/>
        </w:rPr>
        <w:t>, are learned and at steady state</w:t>
      </w:r>
      <w:r w:rsidR="00281B42">
        <w:rPr>
          <w:kern w:val="0"/>
        </w:rPr>
        <w:t xml:space="preserve">.  </w:t>
      </w:r>
      <w:r w:rsidR="0067303B">
        <w:rPr>
          <w:kern w:val="0"/>
        </w:rPr>
        <w:t xml:space="preserve">This allows the system to use every scenario provided to the simulation to learn the correct weights to make the </w:t>
      </w:r>
      <w:r w:rsidR="00F24E47">
        <w:rPr>
          <w:kern w:val="0"/>
        </w:rPr>
        <w:t xml:space="preserve">ROP </w:t>
      </w:r>
      <w:r w:rsidR="0067303B">
        <w:rPr>
          <w:kern w:val="0"/>
        </w:rPr>
        <w:t xml:space="preserve">estimation as accurate as possible.  </w:t>
      </w:r>
      <w:r w:rsidR="001271BF">
        <w:rPr>
          <w:kern w:val="0"/>
        </w:rPr>
        <w:t>When the OPV was not created,</w:t>
      </w:r>
      <w:r w:rsidR="006C0A36">
        <w:rPr>
          <w:kern w:val="0"/>
        </w:rPr>
        <w:t xml:space="preserve"> the robot proceed</w:t>
      </w:r>
      <w:r w:rsidR="001271BF">
        <w:rPr>
          <w:kern w:val="0"/>
        </w:rPr>
        <w:t>ed</w:t>
      </w:r>
      <w:r w:rsidR="006C0A36">
        <w:rPr>
          <w:kern w:val="0"/>
        </w:rPr>
        <w:t xml:space="preserve"> along its original trajectory and then </w:t>
      </w:r>
      <w:r w:rsidR="006C0A36" w:rsidRPr="00F21AAF">
        <w:rPr>
          <w:kern w:val="0"/>
        </w:rPr>
        <w:t>stop</w:t>
      </w:r>
      <w:r w:rsidR="001271BF" w:rsidRPr="00F21AAF">
        <w:rPr>
          <w:kern w:val="0"/>
        </w:rPr>
        <w:t>ped</w:t>
      </w:r>
      <w:r w:rsidR="006C0A36" w:rsidRPr="00F21AAF">
        <w:rPr>
          <w:kern w:val="0"/>
        </w:rPr>
        <w:t xml:space="preserve"> once the robot </w:t>
      </w:r>
      <w:r w:rsidR="001271BF" w:rsidRPr="00F21AAF">
        <w:rPr>
          <w:kern w:val="0"/>
        </w:rPr>
        <w:t>was</w:t>
      </w:r>
      <w:r w:rsidR="006C0A36" w:rsidRPr="00F21AAF">
        <w:rPr>
          <w:kern w:val="0"/>
        </w:rPr>
        <w:t xml:space="preserve"> within </w:t>
      </w:r>
      <w:r w:rsidR="006206F9" w:rsidRPr="00F21AAF">
        <w:rPr>
          <w:kern w:val="0"/>
        </w:rPr>
        <w:t>5</w:t>
      </w:r>
      <w:r w:rsidR="009826CC" w:rsidRPr="00F21AAF">
        <w:rPr>
          <w:kern w:val="0"/>
        </w:rPr>
        <w:t xml:space="preserve"> </w:t>
      </w:r>
      <w:r w:rsidR="006C0A36" w:rsidRPr="00F21AAF">
        <w:rPr>
          <w:kern w:val="0"/>
        </w:rPr>
        <w:t>cm of either obstacle.  Then the robot back</w:t>
      </w:r>
      <w:r w:rsidR="00D4044B" w:rsidRPr="00F21AAF">
        <w:rPr>
          <w:kern w:val="0"/>
        </w:rPr>
        <w:t>ed</w:t>
      </w:r>
      <w:r w:rsidR="006C0A36" w:rsidRPr="00F21AAF">
        <w:rPr>
          <w:kern w:val="0"/>
        </w:rPr>
        <w:t xml:space="preserve"> away from the obstacles and replan</w:t>
      </w:r>
      <w:r w:rsidR="001271BF" w:rsidRPr="00F21AAF">
        <w:rPr>
          <w:kern w:val="0"/>
        </w:rPr>
        <w:t>ned</w:t>
      </w:r>
      <w:r w:rsidR="006C0A36" w:rsidRPr="00F21AAF">
        <w:rPr>
          <w:kern w:val="0"/>
        </w:rPr>
        <w:t xml:space="preserve"> its trajectory to navigate around the </w:t>
      </w:r>
      <w:r w:rsidR="00BC255A" w:rsidRPr="00F21AAF">
        <w:rPr>
          <w:kern w:val="0"/>
        </w:rPr>
        <w:t xml:space="preserve">OPV </w:t>
      </w:r>
      <w:r w:rsidR="006C0A36" w:rsidRPr="00F21AAF">
        <w:rPr>
          <w:kern w:val="0"/>
        </w:rPr>
        <w:t>and reach the goal pose.</w:t>
      </w:r>
      <w:r w:rsidR="004B32E4" w:rsidRPr="00F21AAF">
        <w:rPr>
          <w:kern w:val="0"/>
        </w:rPr>
        <w:t xml:space="preserve">  </w:t>
      </w:r>
      <w:r w:rsidR="005904C2" w:rsidRPr="00FC575B">
        <w:rPr>
          <w:kern w:val="0"/>
        </w:rPr>
        <w:t>T</w:t>
      </w:r>
      <w:r w:rsidR="004B32E4" w:rsidRPr="00F21AAF">
        <w:rPr>
          <w:kern w:val="0"/>
        </w:rPr>
        <w:t xml:space="preserve">he robot </w:t>
      </w:r>
      <w:r w:rsidR="005904C2" w:rsidRPr="00FC575B">
        <w:rPr>
          <w:kern w:val="0"/>
        </w:rPr>
        <w:t xml:space="preserve">needed </w:t>
      </w:r>
      <w:r w:rsidR="004B32E4" w:rsidRPr="00F21AAF">
        <w:rPr>
          <w:kern w:val="0"/>
        </w:rPr>
        <w:t xml:space="preserve">to back away because when the robot was within 5 cm of an obstacle the trajectory planner did not have enough </w:t>
      </w:r>
      <w:r w:rsidR="0033711D" w:rsidRPr="00F21AAF">
        <w:rPr>
          <w:kern w:val="0"/>
        </w:rPr>
        <w:t>clearance</w:t>
      </w:r>
      <w:r w:rsidR="004B32E4" w:rsidRPr="00F21AAF">
        <w:rPr>
          <w:kern w:val="0"/>
        </w:rPr>
        <w:t xml:space="preserve"> to generate a valid </w:t>
      </w:r>
      <w:r w:rsidR="008A1A00" w:rsidRPr="00FC575B">
        <w:rPr>
          <w:kern w:val="0"/>
        </w:rPr>
        <w:t>collision-</w:t>
      </w:r>
      <w:r w:rsidR="009206A0" w:rsidRPr="00FC575B">
        <w:rPr>
          <w:kern w:val="0"/>
        </w:rPr>
        <w:t>free</w:t>
      </w:r>
      <w:r w:rsidR="005904C2" w:rsidRPr="00FC575B">
        <w:rPr>
          <w:kern w:val="0"/>
        </w:rPr>
        <w:t xml:space="preserve"> </w:t>
      </w:r>
      <w:r w:rsidR="0033711D" w:rsidRPr="00F21AAF">
        <w:rPr>
          <w:kern w:val="0"/>
        </w:rPr>
        <w:t>trajectory.</w:t>
      </w:r>
      <w:r w:rsidR="006C0A36">
        <w:rPr>
          <w:kern w:val="0"/>
        </w:rPr>
        <w:t xml:space="preserve"> </w:t>
      </w:r>
      <w:r w:rsidR="00E715E7">
        <w:rPr>
          <w:kern w:val="0"/>
        </w:rPr>
        <w:t xml:space="preserve"> </w:t>
      </w:r>
    </w:p>
    <w:p w14:paraId="313441B5" w14:textId="71647BDD" w:rsidR="00576BE5" w:rsidRDefault="00576BE5" w:rsidP="00A5037A">
      <w:pPr>
        <w:pStyle w:val="BodyTextIndent"/>
        <w:rPr>
          <w:kern w:val="0"/>
        </w:rPr>
      </w:pPr>
    </w:p>
    <w:p w14:paraId="3E01649F" w14:textId="38E0E229" w:rsidR="00947AA5" w:rsidRPr="00984DA2" w:rsidRDefault="00E715E7" w:rsidP="00984DA2">
      <w:pPr>
        <w:pStyle w:val="BodyTextIndent"/>
        <w:rPr>
          <w:noProof/>
        </w:rPr>
      </w:pPr>
      <w:r>
        <w:rPr>
          <w:kern w:val="0"/>
        </w:rPr>
        <w:t xml:space="preserve">Once the parameters of the </w:t>
      </w:r>
      <w:r w:rsidR="00F24E47">
        <w:rPr>
          <w:kern w:val="0"/>
        </w:rPr>
        <w:t>ROP</w:t>
      </w:r>
      <w:r>
        <w:rPr>
          <w:kern w:val="0"/>
        </w:rPr>
        <w:t xml:space="preserve"> algorithm ha</w:t>
      </w:r>
      <w:r w:rsidR="00CC6FC3">
        <w:rPr>
          <w:kern w:val="0"/>
        </w:rPr>
        <w:t>d</w:t>
      </w:r>
      <w:r>
        <w:rPr>
          <w:kern w:val="0"/>
        </w:rPr>
        <w:t xml:space="preserve"> been learned</w:t>
      </w:r>
      <w:r w:rsidR="00576BE5">
        <w:rPr>
          <w:kern w:val="0"/>
        </w:rPr>
        <w:t xml:space="preserve"> and </w:t>
      </w:r>
      <w:r w:rsidR="000D3749">
        <w:rPr>
          <w:kern w:val="0"/>
        </w:rPr>
        <w:t>were</w:t>
      </w:r>
      <w:r w:rsidR="00576BE5">
        <w:rPr>
          <w:kern w:val="0"/>
        </w:rPr>
        <w:t xml:space="preserve"> at steady state</w:t>
      </w:r>
      <w:r>
        <w:rPr>
          <w:kern w:val="0"/>
        </w:rPr>
        <w:t xml:space="preserve">, the risk threshold for introducing the OPV was set relatively low to cause the OPV to be introduced for most scenarios. </w:t>
      </w:r>
      <w:r w:rsidR="00D1707B">
        <w:rPr>
          <w:kern w:val="0"/>
        </w:rPr>
        <w:t xml:space="preserve">When the OPV is allowed, as soon as the obstacles are introduced, the system calculates the </w:t>
      </w:r>
      <w:r w:rsidR="00F24E47">
        <w:rPr>
          <w:kern w:val="0"/>
        </w:rPr>
        <w:t>ROP</w:t>
      </w:r>
      <w:r w:rsidR="00D1707B">
        <w:rPr>
          <w:kern w:val="0"/>
        </w:rPr>
        <w:t xml:space="preserve"> at the beginning of each scenario and </w:t>
      </w:r>
      <w:r w:rsidR="00AD7AC2">
        <w:rPr>
          <w:kern w:val="0"/>
        </w:rPr>
        <w:t>adds the OPV at the size necessary for when the robot will be near the obstacles.</w:t>
      </w:r>
      <w:r w:rsidR="005F797B">
        <w:rPr>
          <w:kern w:val="0"/>
        </w:rPr>
        <w:t xml:space="preserve">  </w:t>
      </w:r>
      <w:r w:rsidR="00734A76">
        <w:rPr>
          <w:kern w:val="0"/>
        </w:rPr>
        <w:t xml:space="preserve">The </w:t>
      </w:r>
      <w:r w:rsidR="00F24E47">
        <w:rPr>
          <w:kern w:val="0"/>
        </w:rPr>
        <w:t>ROP</w:t>
      </w:r>
      <w:r w:rsidR="00734A76">
        <w:rPr>
          <w:kern w:val="0"/>
        </w:rPr>
        <w:t xml:space="preserve"> algorithm can </w:t>
      </w:r>
      <w:r w:rsidR="00801F28">
        <w:rPr>
          <w:kern w:val="0"/>
        </w:rPr>
        <w:t xml:space="preserve">calculate risk due to the robot trajectory and obstacles at any </w:t>
      </w:r>
      <w:r w:rsidR="009D7527">
        <w:rPr>
          <w:kern w:val="0"/>
        </w:rPr>
        <w:t>time in the trajectory</w:t>
      </w:r>
      <w:r w:rsidR="00801F28">
        <w:rPr>
          <w:kern w:val="0"/>
        </w:rPr>
        <w:t xml:space="preserve">, </w:t>
      </w:r>
      <w:commentRangeStart w:id="56"/>
      <w:commentRangeStart w:id="57"/>
      <w:r w:rsidR="00801F28">
        <w:rPr>
          <w:kern w:val="0"/>
        </w:rPr>
        <w:t xml:space="preserve">but due to limitations with simulation, only the beginning of the scenarios </w:t>
      </w:r>
      <w:r w:rsidR="00AA5E82">
        <w:rPr>
          <w:kern w:val="0"/>
        </w:rPr>
        <w:t>is</w:t>
      </w:r>
      <w:r w:rsidR="00801F28">
        <w:rPr>
          <w:kern w:val="0"/>
        </w:rPr>
        <w:t xml:space="preserve"> used to </w:t>
      </w:r>
      <w:r w:rsidR="00986900">
        <w:rPr>
          <w:kern w:val="0"/>
        </w:rPr>
        <w:t>calculat</w:t>
      </w:r>
      <w:r w:rsidR="002947B6">
        <w:rPr>
          <w:kern w:val="0"/>
        </w:rPr>
        <w:t xml:space="preserve">e risk </w:t>
      </w:r>
      <w:r w:rsidR="000A295B">
        <w:rPr>
          <w:kern w:val="0"/>
        </w:rPr>
        <w:t xml:space="preserve">or add the OPV. </w:t>
      </w:r>
      <w:commentRangeEnd w:id="56"/>
      <w:r w:rsidR="009007C0">
        <w:rPr>
          <w:rStyle w:val="CommentReference"/>
          <w:kern w:val="0"/>
        </w:rPr>
        <w:commentReference w:id="56"/>
      </w:r>
      <w:commentRangeEnd w:id="57"/>
      <w:r w:rsidR="005131E1">
        <w:rPr>
          <w:rStyle w:val="CommentReference"/>
          <w:kern w:val="0"/>
        </w:rPr>
        <w:commentReference w:id="57"/>
      </w:r>
      <w:r w:rsidR="000A295B">
        <w:rPr>
          <w:kern w:val="0"/>
        </w:rPr>
        <w:t xml:space="preserve"> </w:t>
      </w:r>
      <w:r w:rsidR="005F797B">
        <w:rPr>
          <w:kern w:val="0"/>
        </w:rPr>
        <w:t xml:space="preserve">Many scenarios were designed so that </w:t>
      </w:r>
      <w:r w:rsidR="00FB4AE9">
        <w:rPr>
          <w:kern w:val="0"/>
        </w:rPr>
        <w:t xml:space="preserve">the cylinders are far apart </w:t>
      </w:r>
      <w:r w:rsidR="005F797B">
        <w:rPr>
          <w:kern w:val="0"/>
        </w:rPr>
        <w:t xml:space="preserve">at the </w:t>
      </w:r>
      <w:r w:rsidR="0091746C">
        <w:rPr>
          <w:kern w:val="0"/>
        </w:rPr>
        <w:t xml:space="preserve">start </w:t>
      </w:r>
      <w:r w:rsidR="005F797B">
        <w:rPr>
          <w:kern w:val="0"/>
        </w:rPr>
        <w:t xml:space="preserve">of a scenario and then </w:t>
      </w:r>
      <w:r w:rsidR="00FB4AE9">
        <w:rPr>
          <w:kern w:val="0"/>
        </w:rPr>
        <w:t>approach</w:t>
      </w:r>
      <w:r w:rsidR="005F797B">
        <w:rPr>
          <w:kern w:val="0"/>
        </w:rPr>
        <w:t xml:space="preserve"> as time progresses</w:t>
      </w:r>
      <w:r w:rsidR="0091746C">
        <w:rPr>
          <w:kern w:val="0"/>
        </w:rPr>
        <w:t>. T</w:t>
      </w:r>
      <w:r w:rsidR="00517AC9">
        <w:rPr>
          <w:kern w:val="0"/>
        </w:rPr>
        <w:t>he robot starts at a position far from the obstacles and</w:t>
      </w:r>
      <w:r w:rsidR="00290076">
        <w:rPr>
          <w:kern w:val="0"/>
        </w:rPr>
        <w:t xml:space="preserve"> then</w:t>
      </w:r>
      <w:r w:rsidR="00517AC9">
        <w:rPr>
          <w:kern w:val="0"/>
        </w:rPr>
        <w:t xml:space="preserve"> approaches the obstacles</w:t>
      </w:r>
      <w:r w:rsidR="00E95426">
        <w:rPr>
          <w:kern w:val="0"/>
        </w:rPr>
        <w:t xml:space="preserve">.  Therefore, the OPV </w:t>
      </w:r>
      <w:r w:rsidR="002947B6">
        <w:rPr>
          <w:kern w:val="0"/>
        </w:rPr>
        <w:t>necessary for</w:t>
      </w:r>
      <w:r w:rsidR="00E95426">
        <w:rPr>
          <w:kern w:val="0"/>
        </w:rPr>
        <w:t xml:space="preserve"> avoid</w:t>
      </w:r>
      <w:r w:rsidR="002947B6">
        <w:rPr>
          <w:kern w:val="0"/>
        </w:rPr>
        <w:t>ing</w:t>
      </w:r>
      <w:r w:rsidR="00E95426">
        <w:rPr>
          <w:kern w:val="0"/>
        </w:rPr>
        <w:t xml:space="preserve"> the obstacles needs to be sized according to the position of the cylinders at the</w:t>
      </w:r>
      <w:r w:rsidR="002F5E93">
        <w:rPr>
          <w:kern w:val="0"/>
        </w:rPr>
        <w:t xml:space="preserve"> future</w:t>
      </w:r>
      <w:r w:rsidR="00E95426">
        <w:rPr>
          <w:kern w:val="0"/>
        </w:rPr>
        <w:t xml:space="preserve"> time when the robot </w:t>
      </w:r>
      <w:r w:rsidR="00517AC9">
        <w:rPr>
          <w:kern w:val="0"/>
        </w:rPr>
        <w:t>would be near the cylinders.</w:t>
      </w:r>
      <w:r w:rsidR="00984DA2" w:rsidRPr="00984DA2">
        <w:rPr>
          <w:kern w:val="0"/>
        </w:rPr>
        <w:t xml:space="preserve"> </w:t>
      </w:r>
      <w:r w:rsidR="00984DA2">
        <w:rPr>
          <w:kern w:val="0"/>
        </w:rPr>
        <w:t xml:space="preserve">To ensure enough scenarios were completed for </w:t>
      </w:r>
      <w:r w:rsidR="00011B66">
        <w:rPr>
          <w:kern w:val="0"/>
        </w:rPr>
        <w:t xml:space="preserve">learning </w:t>
      </w:r>
      <w:r w:rsidR="00984DA2">
        <w:rPr>
          <w:kern w:val="0"/>
        </w:rPr>
        <w:t xml:space="preserve">the weights, the 57 obstacle scenarios in </w:t>
      </w:r>
      <w:r w:rsidR="00037F5B">
        <w:rPr>
          <w:kern w:val="0"/>
        </w:rPr>
        <w:t>T</w:t>
      </w:r>
      <w:r w:rsidR="00984DA2">
        <w:rPr>
          <w:kern w:val="0"/>
        </w:rPr>
        <w:t>able</w:t>
      </w:r>
      <w:r w:rsidR="003C33DE">
        <w:rPr>
          <w:kern w:val="0"/>
        </w:rPr>
        <w:t xml:space="preserve"> </w:t>
      </w:r>
      <w:r w:rsidR="003C33DE">
        <w:rPr>
          <w:kern w:val="0"/>
        </w:rPr>
        <w:fldChar w:fldCharType="begin"/>
      </w:r>
      <w:r w:rsidR="003C33DE">
        <w:rPr>
          <w:kern w:val="0"/>
        </w:rPr>
        <w:instrText xml:space="preserve"> REF _Ref56424448 \h </w:instrText>
      </w:r>
      <w:r w:rsidR="005656B3">
        <w:rPr>
          <w:kern w:val="0"/>
        </w:rPr>
        <w:instrText>\# "0"</w:instrText>
      </w:r>
      <w:r w:rsidR="003C33DE">
        <w:rPr>
          <w:kern w:val="0"/>
        </w:rPr>
      </w:r>
      <w:r w:rsidR="003C33DE">
        <w:rPr>
          <w:kern w:val="0"/>
        </w:rPr>
        <w:fldChar w:fldCharType="separate"/>
      </w:r>
      <w:r w:rsidR="0053008A">
        <w:rPr>
          <w:kern w:val="0"/>
        </w:rPr>
        <w:t>2</w:t>
      </w:r>
      <w:r w:rsidR="003C33DE">
        <w:rPr>
          <w:kern w:val="0"/>
        </w:rPr>
        <w:fldChar w:fldCharType="end"/>
      </w:r>
      <w:r w:rsidR="005656B3">
        <w:rPr>
          <w:kern w:val="0"/>
        </w:rPr>
        <w:t xml:space="preserve"> </w:t>
      </w:r>
      <w:r w:rsidR="00984DA2">
        <w:rPr>
          <w:kern w:val="0"/>
        </w:rPr>
        <w:t xml:space="preserve">along with their corresponding robot trajectory were executed at least four times, for a total of at least 228 cycles.  Additionally, to ensure the ordering of the obstacle scenarios does not create a bias in the learned weights, the obstacle scenarios are executed in a random order.  </w:t>
      </w:r>
    </w:p>
    <w:p w14:paraId="3D3B09A8" w14:textId="246414B5" w:rsidR="00947AA5" w:rsidRDefault="00947AA5" w:rsidP="00A5037A">
      <w:pPr>
        <w:pStyle w:val="BodyTextIndent"/>
        <w:rPr>
          <w:kern w:val="0"/>
        </w:rPr>
      </w:pPr>
    </w:p>
    <w:p w14:paraId="469036BF" w14:textId="5925BFA3" w:rsidR="00A5037A" w:rsidRDefault="007C531D" w:rsidP="00A5037A">
      <w:pPr>
        <w:pStyle w:val="BodyTextIndent"/>
        <w:rPr>
          <w:kern w:val="0"/>
        </w:rPr>
      </w:pPr>
      <w:r>
        <w:rPr>
          <w:noProof/>
          <w:kern w:val="0"/>
        </w:rPr>
        <mc:AlternateContent>
          <mc:Choice Requires="wps">
            <w:drawing>
              <wp:anchor distT="0" distB="0" distL="114300" distR="114300" simplePos="0" relativeHeight="251658241" behindDoc="0" locked="0" layoutInCell="1" allowOverlap="1" wp14:anchorId="4B8692BC" wp14:editId="7F99CBE2">
                <wp:simplePos x="0" y="0"/>
                <wp:positionH relativeFrom="margin">
                  <wp:align>left</wp:align>
                </wp:positionH>
                <wp:positionV relativeFrom="paragraph">
                  <wp:posOffset>3515056</wp:posOffset>
                </wp:positionV>
                <wp:extent cx="3253105" cy="1788795"/>
                <wp:effectExtent l="0" t="0" r="4445" b="1905"/>
                <wp:wrapTopAndBottom/>
                <wp:docPr id="47" name="Text Box 47"/>
                <wp:cNvGraphicFramePr/>
                <a:graphic xmlns:a="http://schemas.openxmlformats.org/drawingml/2006/main">
                  <a:graphicData uri="http://schemas.microsoft.com/office/word/2010/wordprocessingShape">
                    <wps:wsp>
                      <wps:cNvSpPr txBox="1"/>
                      <wps:spPr>
                        <a:xfrm>
                          <a:off x="0" y="0"/>
                          <a:ext cx="3253105" cy="1788795"/>
                        </a:xfrm>
                        <a:prstGeom prst="rect">
                          <a:avLst/>
                        </a:prstGeom>
                        <a:solidFill>
                          <a:schemeClr val="lt1"/>
                        </a:solidFill>
                        <a:ln w="6350">
                          <a:noFill/>
                        </a:ln>
                      </wps:spPr>
                      <wps:txbx>
                        <w:txbxContent>
                          <w:p w14:paraId="1EB5C134" w14:textId="60EB469B" w:rsidR="003D34F3" w:rsidRDefault="00295877" w:rsidP="00F14977">
                            <w:pPr>
                              <w:keepNext/>
                              <w:jc w:val="center"/>
                            </w:pPr>
                            <w:r w:rsidRPr="00295877">
                              <w:t xml:space="preserve"> </w:t>
                            </w:r>
                            <w:r>
                              <w:rPr>
                                <w:noProof/>
                              </w:rPr>
                              <w:drawing>
                                <wp:inline distT="0" distB="0" distL="0" distR="0" wp14:anchorId="30B705F6" wp14:editId="1F4EDC59">
                                  <wp:extent cx="2359660" cy="162577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6409"/>
                                          <a:stretch/>
                                        </pic:blipFill>
                                        <pic:spPr bwMode="auto">
                                          <a:xfrm>
                                            <a:off x="0" y="0"/>
                                            <a:ext cx="2360021" cy="1626025"/>
                                          </a:xfrm>
                                          <a:prstGeom prst="rect">
                                            <a:avLst/>
                                          </a:prstGeom>
                                          <a:noFill/>
                                          <a:ln>
                                            <a:noFill/>
                                          </a:ln>
                                          <a:extLst>
                                            <a:ext uri="{53640926-AAD7-44D8-BBD7-CCE9431645EC}">
                                              <a14:shadowObscured xmlns:a14="http://schemas.microsoft.com/office/drawing/2010/main"/>
                                            </a:ext>
                                          </a:extLst>
                                        </pic:spPr>
                                      </pic:pic>
                                    </a:graphicData>
                                  </a:graphic>
                                </wp:inline>
                              </w:drawing>
                            </w:r>
                          </w:p>
                          <w:p w14:paraId="3DC1A39C" w14:textId="5C1AA08D" w:rsidR="003D34F3" w:rsidRPr="001A2190" w:rsidRDefault="003D34F3" w:rsidP="00E1400E">
                            <w:pPr>
                              <w:pStyle w:val="Caption"/>
                              <w:rPr>
                                <w:i w:val="0"/>
                                <w:iCs w:val="0"/>
                                <w:color w:val="000000" w:themeColor="text1"/>
                              </w:rPr>
                            </w:pPr>
                            <w:bookmarkStart w:id="58" w:name="_Ref56498108"/>
                            <w:r w:rsidRPr="001A2190">
                              <w:rPr>
                                <w:rFonts w:ascii="Arial" w:hAnsi="Arial" w:cs="Arial"/>
                                <w:b/>
                                <w:bCs/>
                                <w:i w:val="0"/>
                                <w:iCs w:val="0"/>
                                <w:color w:val="000000" w:themeColor="text1"/>
                                <w:sz w:val="20"/>
                                <w:szCs w:val="20"/>
                              </w:rPr>
                              <w:t xml:space="preserve">FIGURE </w:t>
                            </w:r>
                            <w:r w:rsidRPr="001A2190">
                              <w:rPr>
                                <w:rFonts w:ascii="Arial" w:hAnsi="Arial" w:cs="Arial"/>
                                <w:b/>
                                <w:bCs/>
                                <w:i w:val="0"/>
                                <w:iCs w:val="0"/>
                                <w:color w:val="000000" w:themeColor="text1"/>
                                <w:sz w:val="20"/>
                                <w:szCs w:val="20"/>
                              </w:rPr>
                              <w:fldChar w:fldCharType="begin"/>
                            </w:r>
                            <w:r w:rsidRPr="001A2190">
                              <w:rPr>
                                <w:rFonts w:ascii="Arial" w:hAnsi="Arial" w:cs="Arial"/>
                                <w:b/>
                                <w:bCs/>
                                <w:i w:val="0"/>
                                <w:iCs w:val="0"/>
                                <w:color w:val="000000" w:themeColor="text1"/>
                                <w:sz w:val="20"/>
                                <w:szCs w:val="20"/>
                              </w:rPr>
                              <w:instrText xml:space="preserve"> SEQ Figure \* ARABIC </w:instrText>
                            </w:r>
                            <w:r w:rsidRPr="001A2190">
                              <w:rPr>
                                <w:rFonts w:ascii="Arial" w:hAnsi="Arial" w:cs="Arial"/>
                                <w:b/>
                                <w:bCs/>
                                <w:i w:val="0"/>
                                <w:iCs w:val="0"/>
                                <w:color w:val="000000" w:themeColor="text1"/>
                                <w:sz w:val="20"/>
                                <w:szCs w:val="20"/>
                              </w:rPr>
                              <w:fldChar w:fldCharType="separate"/>
                            </w:r>
                            <w:r w:rsidR="0053008A">
                              <w:rPr>
                                <w:rFonts w:ascii="Arial" w:hAnsi="Arial" w:cs="Arial"/>
                                <w:b/>
                                <w:bCs/>
                                <w:i w:val="0"/>
                                <w:iCs w:val="0"/>
                                <w:noProof/>
                                <w:color w:val="000000" w:themeColor="text1"/>
                                <w:sz w:val="20"/>
                                <w:szCs w:val="20"/>
                              </w:rPr>
                              <w:t>4</w:t>
                            </w:r>
                            <w:r w:rsidRPr="001A2190">
                              <w:rPr>
                                <w:rFonts w:ascii="Arial" w:hAnsi="Arial" w:cs="Arial"/>
                                <w:b/>
                                <w:bCs/>
                                <w:i w:val="0"/>
                                <w:iCs w:val="0"/>
                                <w:color w:val="000000" w:themeColor="text1"/>
                                <w:sz w:val="20"/>
                                <w:szCs w:val="20"/>
                              </w:rPr>
                              <w:fldChar w:fldCharType="end"/>
                            </w:r>
                            <w:bookmarkEnd w:id="58"/>
                            <w:r w:rsidRPr="001A2190">
                              <w:rPr>
                                <w:rFonts w:ascii="Arial" w:hAnsi="Arial" w:cs="Arial"/>
                                <w:b/>
                                <w:bCs/>
                                <w:i w:val="0"/>
                                <w:iCs w:val="0"/>
                                <w:color w:val="000000" w:themeColor="text1"/>
                                <w:sz w:val="20"/>
                                <w:szCs w:val="20"/>
                              </w:rPr>
                              <w:t>.</w:t>
                            </w:r>
                            <w:r w:rsidRPr="001A2190">
                              <w:rPr>
                                <w:i w:val="0"/>
                                <w:iCs w:val="0"/>
                                <w:color w:val="000000" w:themeColor="text1"/>
                                <w:sz w:val="20"/>
                                <w:szCs w:val="20"/>
                              </w:rPr>
                              <w:t xml:space="preserve"> </w:t>
                            </w:r>
                            <w:r w:rsidRPr="001A2190">
                              <w:rPr>
                                <w:i w:val="0"/>
                                <w:iCs w:val="0"/>
                                <w:color w:val="000000" w:themeColor="text1"/>
                              </w:rPr>
                              <w:t>ROBOT AND OBSTACLE DEFINITIONS</w:t>
                            </w:r>
                          </w:p>
                          <w:p w14:paraId="48AE6898" w14:textId="77777777" w:rsidR="003D34F3" w:rsidRDefault="003D34F3" w:rsidP="00E81D6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692BC" id="Text Box 47" o:spid="_x0000_s1032" type="#_x0000_t202" style="position:absolute;left:0;text-align:left;margin-left:0;margin-top:276.8pt;width:256.15pt;height:140.8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" fillcolor="white [3201]" stroked="f" strokeweight=".5pt">
                <v:textbox inset="0,0,0,0">
                  <w:txbxContent>
                    <w:p w14:paraId="1EB5C134" w14:textId="60EB469B" w:rsidR="003D34F3" w:rsidRDefault="00295877" w:rsidP="00F14977">
                      <w:pPr>
                        <w:keepNext/>
                        <w:jc w:val="center"/>
                      </w:pPr>
                      <w:r w:rsidRPr="00295877">
                        <w:t xml:space="preserve"> </w:t>
                      </w:r>
                      <w:r>
                        <w:rPr>
                          <w:noProof/>
                        </w:rPr>
                        <w:drawing>
                          <wp:inline distT="0" distB="0" distL="0" distR="0" wp14:anchorId="30B705F6" wp14:editId="1F4EDC59">
                            <wp:extent cx="2359660" cy="162577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6409"/>
                                    <a:stretch/>
                                  </pic:blipFill>
                                  <pic:spPr bwMode="auto">
                                    <a:xfrm>
                                      <a:off x="0" y="0"/>
                                      <a:ext cx="2360021" cy="1626025"/>
                                    </a:xfrm>
                                    <a:prstGeom prst="rect">
                                      <a:avLst/>
                                    </a:prstGeom>
                                    <a:noFill/>
                                    <a:ln>
                                      <a:noFill/>
                                    </a:ln>
                                    <a:extLst>
                                      <a:ext uri="{53640926-AAD7-44D8-BBD7-CCE9431645EC}">
                                        <a14:shadowObscured xmlns:a14="http://schemas.microsoft.com/office/drawing/2010/main"/>
                                      </a:ext>
                                    </a:extLst>
                                  </pic:spPr>
                                </pic:pic>
                              </a:graphicData>
                            </a:graphic>
                          </wp:inline>
                        </w:drawing>
                      </w:r>
                    </w:p>
                    <w:p w14:paraId="3DC1A39C" w14:textId="5C1AA08D" w:rsidR="003D34F3" w:rsidRPr="001A2190" w:rsidRDefault="003D34F3" w:rsidP="00E1400E">
                      <w:pPr>
                        <w:pStyle w:val="Caption"/>
                        <w:rPr>
                          <w:i w:val="0"/>
                          <w:iCs w:val="0"/>
                          <w:color w:val="000000" w:themeColor="text1"/>
                        </w:rPr>
                      </w:pPr>
                      <w:bookmarkStart w:id="59" w:name="_Ref56498108"/>
                      <w:r w:rsidRPr="001A2190">
                        <w:rPr>
                          <w:rFonts w:ascii="Arial" w:hAnsi="Arial" w:cs="Arial"/>
                          <w:b/>
                          <w:bCs/>
                          <w:i w:val="0"/>
                          <w:iCs w:val="0"/>
                          <w:color w:val="000000" w:themeColor="text1"/>
                          <w:sz w:val="20"/>
                          <w:szCs w:val="20"/>
                        </w:rPr>
                        <w:t xml:space="preserve">FIGURE </w:t>
                      </w:r>
                      <w:r w:rsidRPr="001A2190">
                        <w:rPr>
                          <w:rFonts w:ascii="Arial" w:hAnsi="Arial" w:cs="Arial"/>
                          <w:b/>
                          <w:bCs/>
                          <w:i w:val="0"/>
                          <w:iCs w:val="0"/>
                          <w:color w:val="000000" w:themeColor="text1"/>
                          <w:sz w:val="20"/>
                          <w:szCs w:val="20"/>
                        </w:rPr>
                        <w:fldChar w:fldCharType="begin"/>
                      </w:r>
                      <w:r w:rsidRPr="001A2190">
                        <w:rPr>
                          <w:rFonts w:ascii="Arial" w:hAnsi="Arial" w:cs="Arial"/>
                          <w:b/>
                          <w:bCs/>
                          <w:i w:val="0"/>
                          <w:iCs w:val="0"/>
                          <w:color w:val="000000" w:themeColor="text1"/>
                          <w:sz w:val="20"/>
                          <w:szCs w:val="20"/>
                        </w:rPr>
                        <w:instrText xml:space="preserve"> SEQ Figure \* ARABIC </w:instrText>
                      </w:r>
                      <w:r w:rsidRPr="001A2190">
                        <w:rPr>
                          <w:rFonts w:ascii="Arial" w:hAnsi="Arial" w:cs="Arial"/>
                          <w:b/>
                          <w:bCs/>
                          <w:i w:val="0"/>
                          <w:iCs w:val="0"/>
                          <w:color w:val="000000" w:themeColor="text1"/>
                          <w:sz w:val="20"/>
                          <w:szCs w:val="20"/>
                        </w:rPr>
                        <w:fldChar w:fldCharType="separate"/>
                      </w:r>
                      <w:r w:rsidR="0053008A">
                        <w:rPr>
                          <w:rFonts w:ascii="Arial" w:hAnsi="Arial" w:cs="Arial"/>
                          <w:b/>
                          <w:bCs/>
                          <w:i w:val="0"/>
                          <w:iCs w:val="0"/>
                          <w:noProof/>
                          <w:color w:val="000000" w:themeColor="text1"/>
                          <w:sz w:val="20"/>
                          <w:szCs w:val="20"/>
                        </w:rPr>
                        <w:t>4</w:t>
                      </w:r>
                      <w:r w:rsidRPr="001A2190">
                        <w:rPr>
                          <w:rFonts w:ascii="Arial" w:hAnsi="Arial" w:cs="Arial"/>
                          <w:b/>
                          <w:bCs/>
                          <w:i w:val="0"/>
                          <w:iCs w:val="0"/>
                          <w:color w:val="000000" w:themeColor="text1"/>
                          <w:sz w:val="20"/>
                          <w:szCs w:val="20"/>
                        </w:rPr>
                        <w:fldChar w:fldCharType="end"/>
                      </w:r>
                      <w:bookmarkEnd w:id="59"/>
                      <w:r w:rsidRPr="001A2190">
                        <w:rPr>
                          <w:rFonts w:ascii="Arial" w:hAnsi="Arial" w:cs="Arial"/>
                          <w:b/>
                          <w:bCs/>
                          <w:i w:val="0"/>
                          <w:iCs w:val="0"/>
                          <w:color w:val="000000" w:themeColor="text1"/>
                          <w:sz w:val="20"/>
                          <w:szCs w:val="20"/>
                        </w:rPr>
                        <w:t>.</w:t>
                      </w:r>
                      <w:r w:rsidRPr="001A2190">
                        <w:rPr>
                          <w:i w:val="0"/>
                          <w:iCs w:val="0"/>
                          <w:color w:val="000000" w:themeColor="text1"/>
                          <w:sz w:val="20"/>
                          <w:szCs w:val="20"/>
                        </w:rPr>
                        <w:t xml:space="preserve"> </w:t>
                      </w:r>
                      <w:r w:rsidRPr="001A2190">
                        <w:rPr>
                          <w:i w:val="0"/>
                          <w:iCs w:val="0"/>
                          <w:color w:val="000000" w:themeColor="text1"/>
                        </w:rPr>
                        <w:t>ROBOT AND OBSTACLE DEFINITIONS</w:t>
                      </w:r>
                    </w:p>
                    <w:p w14:paraId="48AE6898" w14:textId="77777777" w:rsidR="003D34F3" w:rsidRDefault="003D34F3" w:rsidP="00E81D68"/>
                  </w:txbxContent>
                </v:textbox>
                <w10:wrap type="topAndBottom" anchorx="margin"/>
              </v:shape>
            </w:pict>
          </mc:Fallback>
        </mc:AlternateContent>
      </w:r>
      <w:r w:rsidR="00051B46">
        <w:rPr>
          <w:kern w:val="0"/>
        </w:rPr>
        <w:t xml:space="preserve">The </w:t>
      </w:r>
      <w:r w:rsidR="00A56BB1">
        <w:rPr>
          <w:kern w:val="0"/>
        </w:rPr>
        <w:t>ROP algorithm was</w:t>
      </w:r>
      <w:r w:rsidR="00051B46">
        <w:rPr>
          <w:kern w:val="0"/>
        </w:rPr>
        <w:t xml:space="preserve"> evaluated </w:t>
      </w:r>
      <w:r w:rsidR="009822ED">
        <w:rPr>
          <w:kern w:val="0"/>
        </w:rPr>
        <w:t xml:space="preserve">on </w:t>
      </w:r>
      <w:r w:rsidR="0054477A">
        <w:rPr>
          <w:kern w:val="0"/>
        </w:rPr>
        <w:t>an</w:t>
      </w:r>
      <w:r w:rsidR="00051B46">
        <w:rPr>
          <w:kern w:val="0"/>
        </w:rPr>
        <w:t xml:space="preserve"> Ubuntu 18.04 Virtual Machine running on </w:t>
      </w:r>
      <w:r w:rsidR="00B63EF5">
        <w:rPr>
          <w:kern w:val="0"/>
        </w:rPr>
        <w:t xml:space="preserve">a </w:t>
      </w:r>
      <w:r w:rsidR="00051B46">
        <w:rPr>
          <w:kern w:val="0"/>
        </w:rPr>
        <w:t xml:space="preserve">computer with </w:t>
      </w:r>
      <w:r w:rsidR="00B63EF5">
        <w:rPr>
          <w:kern w:val="0"/>
        </w:rPr>
        <w:t xml:space="preserve">four </w:t>
      </w:r>
      <w:r w:rsidR="0054477A">
        <w:rPr>
          <w:kern w:val="0"/>
        </w:rPr>
        <w:t>2.3 Ghz</w:t>
      </w:r>
      <w:r w:rsidR="00051B46">
        <w:rPr>
          <w:kern w:val="0"/>
        </w:rPr>
        <w:t xml:space="preserve"> </w:t>
      </w:r>
      <w:r w:rsidR="0054477A">
        <w:rPr>
          <w:kern w:val="0"/>
        </w:rPr>
        <w:t xml:space="preserve">Intel i7 </w:t>
      </w:r>
      <w:r w:rsidR="00B63EF5">
        <w:rPr>
          <w:kern w:val="0"/>
        </w:rPr>
        <w:t>CPU cores</w:t>
      </w:r>
      <w:r w:rsidR="0054477A">
        <w:rPr>
          <w:kern w:val="0"/>
        </w:rPr>
        <w:t xml:space="preserve"> </w:t>
      </w:r>
      <w:r w:rsidR="00051B46">
        <w:rPr>
          <w:kern w:val="0"/>
        </w:rPr>
        <w:t xml:space="preserve">and using Robot Operating System, MoveIt! </w:t>
      </w:r>
      <w:r w:rsidR="00F416B6" w:rsidRPr="00F21AAF">
        <w:rPr>
          <w:kern w:val="0"/>
        </w:rPr>
        <w:t>l</w:t>
      </w:r>
      <w:r w:rsidR="00051B46" w:rsidRPr="00F21AAF">
        <w:rPr>
          <w:kern w:val="0"/>
        </w:rPr>
        <w:t>ibraries, and Python 2.7</w:t>
      </w:r>
      <w:r w:rsidR="00811B96" w:rsidRPr="00F21AAF">
        <w:rPr>
          <w:kern w:val="0"/>
        </w:rPr>
        <w:t xml:space="preserve"> [</w:t>
      </w:r>
      <w:bookmarkStart w:id="60" w:name="ref2"/>
      <w:r w:rsidR="00982487" w:rsidRPr="00FC575B">
        <w:rPr>
          <w:kern w:val="0"/>
        </w:rPr>
        <w:fldChar w:fldCharType="begin"/>
      </w:r>
      <w:r w:rsidR="00982487" w:rsidRPr="00F21AAF">
        <w:rPr>
          <w:kern w:val="0"/>
        </w:rPr>
        <w:instrText xml:space="preserve"> SEQ </w:instrText>
      </w:r>
      <w:r w:rsidR="006B0C02" w:rsidRPr="00F21AAF">
        <w:rPr>
          <w:kern w:val="0"/>
        </w:rPr>
        <w:instrText>Refs</w:instrText>
      </w:r>
      <w:r w:rsidR="00982487" w:rsidRPr="00F21AAF">
        <w:rPr>
          <w:kern w:val="0"/>
        </w:rPr>
        <w:instrText xml:space="preserve"> \* MERGEFORMAT </w:instrText>
      </w:r>
      <w:r w:rsidR="00982487" w:rsidRPr="00FC575B">
        <w:rPr>
          <w:kern w:val="0"/>
        </w:rPr>
        <w:fldChar w:fldCharType="separate"/>
      </w:r>
      <w:r w:rsidR="0053008A">
        <w:rPr>
          <w:noProof/>
          <w:kern w:val="0"/>
        </w:rPr>
        <w:t>11</w:t>
      </w:r>
      <w:r w:rsidR="00982487" w:rsidRPr="00FC575B">
        <w:rPr>
          <w:kern w:val="0"/>
        </w:rPr>
        <w:fldChar w:fldCharType="end"/>
      </w:r>
      <w:bookmarkEnd w:id="60"/>
      <w:r w:rsidR="00811B96" w:rsidRPr="00F21AAF">
        <w:rPr>
          <w:kern w:val="0"/>
        </w:rPr>
        <w:t>]</w:t>
      </w:r>
      <w:r w:rsidR="00051B46" w:rsidRPr="00F21AAF">
        <w:rPr>
          <w:kern w:val="0"/>
        </w:rPr>
        <w:t>.</w:t>
      </w:r>
      <w:r w:rsidR="00895AF3" w:rsidRPr="00F21AAF">
        <w:rPr>
          <w:kern w:val="0"/>
        </w:rPr>
        <w:t xml:space="preserve">  The robot used for simulation in both systems was a Comau e.Do robot [</w:t>
      </w:r>
      <w:bookmarkStart w:id="61" w:name="ref27"/>
      <w:r w:rsidR="006E332A" w:rsidRPr="00FC575B">
        <w:rPr>
          <w:kern w:val="0"/>
        </w:rPr>
        <w:fldChar w:fldCharType="begin"/>
      </w:r>
      <w:r w:rsidR="006E332A" w:rsidRPr="00F21AAF">
        <w:rPr>
          <w:kern w:val="0"/>
        </w:rPr>
        <w:instrText xml:space="preserve"> SEQ Refs \* MERGEFORMAT </w:instrText>
      </w:r>
      <w:r w:rsidR="006E332A" w:rsidRPr="00FC575B">
        <w:rPr>
          <w:kern w:val="0"/>
        </w:rPr>
        <w:fldChar w:fldCharType="separate"/>
      </w:r>
      <w:r w:rsidR="0053008A">
        <w:rPr>
          <w:noProof/>
          <w:kern w:val="0"/>
        </w:rPr>
        <w:t>12</w:t>
      </w:r>
      <w:r w:rsidR="006E332A" w:rsidRPr="00FC575B">
        <w:rPr>
          <w:kern w:val="0"/>
        </w:rPr>
        <w:fldChar w:fldCharType="end"/>
      </w:r>
      <w:bookmarkEnd w:id="61"/>
      <w:r w:rsidR="00895AF3" w:rsidRPr="00F21AAF">
        <w:rPr>
          <w:kern w:val="0"/>
        </w:rPr>
        <w:t>]</w:t>
      </w:r>
      <w:r w:rsidR="002932D2" w:rsidRPr="00F21AAF">
        <w:rPr>
          <w:kern w:val="0"/>
        </w:rPr>
        <w:t xml:space="preserve">, which can be seen in </w:t>
      </w:r>
      <w:r w:rsidR="0073086A" w:rsidRPr="00F21AAF">
        <w:rPr>
          <w:kern w:val="0"/>
        </w:rPr>
        <w:t>Fig.</w:t>
      </w:r>
      <w:r w:rsidR="002932D2" w:rsidRPr="00F21AAF">
        <w:rPr>
          <w:kern w:val="0"/>
        </w:rPr>
        <w:t xml:space="preserve"> </w:t>
      </w:r>
      <w:r w:rsidR="002932D2" w:rsidRPr="00FC575B">
        <w:rPr>
          <w:kern w:val="0"/>
        </w:rPr>
        <w:fldChar w:fldCharType="begin"/>
      </w:r>
      <w:r w:rsidR="002932D2" w:rsidRPr="00F21AAF">
        <w:rPr>
          <w:kern w:val="0"/>
        </w:rPr>
        <w:instrText xml:space="preserve"> REF _Ref56498108 \h \# "0"</w:instrText>
      </w:r>
      <w:r w:rsidR="00F21AAF">
        <w:rPr>
          <w:kern w:val="0"/>
        </w:rPr>
        <w:instrText xml:space="preserve"> \* MERGEFORMAT </w:instrText>
      </w:r>
      <w:r w:rsidR="002932D2" w:rsidRPr="00FC575B">
        <w:rPr>
          <w:kern w:val="0"/>
        </w:rPr>
      </w:r>
      <w:r w:rsidR="002932D2" w:rsidRPr="00FC575B">
        <w:rPr>
          <w:kern w:val="0"/>
        </w:rPr>
        <w:fldChar w:fldCharType="separate"/>
      </w:r>
      <w:r w:rsidR="0053008A">
        <w:rPr>
          <w:kern w:val="0"/>
        </w:rPr>
        <w:t>4</w:t>
      </w:r>
      <w:r w:rsidR="002932D2" w:rsidRPr="00FC575B">
        <w:rPr>
          <w:kern w:val="0"/>
        </w:rPr>
        <w:fldChar w:fldCharType="end"/>
      </w:r>
      <w:r w:rsidR="00895AF3" w:rsidRPr="00F21AAF">
        <w:rPr>
          <w:kern w:val="0"/>
        </w:rPr>
        <w:t xml:space="preserve">. </w:t>
      </w:r>
      <w:r w:rsidR="00E3695A" w:rsidRPr="00F21AAF">
        <w:rPr>
          <w:kern w:val="0"/>
        </w:rPr>
        <w:t>ROS</w:t>
      </w:r>
      <w:r w:rsidR="00705D00" w:rsidRPr="00F21AAF">
        <w:rPr>
          <w:kern w:val="0"/>
        </w:rPr>
        <w:t xml:space="preserve"> </w:t>
      </w:r>
      <w:r w:rsidR="00392B4F" w:rsidRPr="00FC575B">
        <w:rPr>
          <w:kern w:val="0"/>
        </w:rPr>
        <w:t>enables</w:t>
      </w:r>
      <w:r w:rsidR="00C401BF" w:rsidRPr="00F21AAF">
        <w:rPr>
          <w:kern w:val="0"/>
        </w:rPr>
        <w:t xml:space="preserve"> simulations </w:t>
      </w:r>
      <w:r w:rsidR="00392B4F" w:rsidRPr="00FC575B">
        <w:rPr>
          <w:kern w:val="0"/>
        </w:rPr>
        <w:t>that</w:t>
      </w:r>
      <w:r w:rsidR="001F2C4F" w:rsidRPr="00F21AAF">
        <w:rPr>
          <w:kern w:val="0"/>
        </w:rPr>
        <w:t xml:space="preserve"> </w:t>
      </w:r>
      <w:r w:rsidR="00C401BF" w:rsidRPr="00F21AAF">
        <w:rPr>
          <w:kern w:val="0"/>
        </w:rPr>
        <w:t xml:space="preserve">provide results that </w:t>
      </w:r>
      <w:r w:rsidR="00354C85" w:rsidRPr="00F21AAF">
        <w:rPr>
          <w:kern w:val="0"/>
        </w:rPr>
        <w:t>are</w:t>
      </w:r>
      <w:r w:rsidR="00C401BF" w:rsidRPr="00F21AAF">
        <w:rPr>
          <w:kern w:val="0"/>
        </w:rPr>
        <w:t xml:space="preserve"> very similar to results </w:t>
      </w:r>
      <w:r w:rsidR="00541EE1" w:rsidRPr="00F21AAF">
        <w:rPr>
          <w:kern w:val="0"/>
        </w:rPr>
        <w:t xml:space="preserve">obtained </w:t>
      </w:r>
      <w:r w:rsidR="00C401BF" w:rsidRPr="00F21AAF">
        <w:rPr>
          <w:kern w:val="0"/>
        </w:rPr>
        <w:t xml:space="preserve">when using a physical robot and </w:t>
      </w:r>
      <w:r w:rsidR="002A7E0E" w:rsidRPr="00F21AAF">
        <w:rPr>
          <w:kern w:val="0"/>
        </w:rPr>
        <w:t xml:space="preserve">collecting data from sensors. </w:t>
      </w:r>
      <w:r w:rsidR="00F42032" w:rsidRPr="00F21AAF">
        <w:rPr>
          <w:noProof/>
        </w:rPr>
        <w:t xml:space="preserve">The MoveIt! libraries utilize the Flexible Collision </w:t>
      </w:r>
      <w:r w:rsidR="00631135" w:rsidRPr="00F21AAF">
        <w:rPr>
          <w:noProof/>
        </w:rPr>
        <w:t>L</w:t>
      </w:r>
      <w:r w:rsidR="00F42032" w:rsidRPr="00F21AAF">
        <w:rPr>
          <w:noProof/>
        </w:rPr>
        <w:t>ibrary for</w:t>
      </w:r>
      <w:r w:rsidR="00F42032" w:rsidRPr="00984DA2">
        <w:rPr>
          <w:noProof/>
        </w:rPr>
        <w:t xml:space="preserve"> </w:t>
      </w:r>
      <w:r w:rsidR="00F42032">
        <w:rPr>
          <w:noProof/>
        </w:rPr>
        <w:t>collision checking</w:t>
      </w:r>
      <w:r w:rsidR="00BA5AAA">
        <w:rPr>
          <w:noProof/>
        </w:rPr>
        <w:t>, which considers the entire manipulator geometry when</w:t>
      </w:r>
      <w:r w:rsidR="00F42032">
        <w:rPr>
          <w:noProof/>
        </w:rPr>
        <w:t xml:space="preserve"> checking</w:t>
      </w:r>
      <w:r w:rsidR="00BA5AAA">
        <w:rPr>
          <w:noProof/>
        </w:rPr>
        <w:t xml:space="preserve"> for collisions</w:t>
      </w:r>
      <w:r w:rsidR="00F42032">
        <w:rPr>
          <w:noProof/>
        </w:rPr>
        <w:t xml:space="preserve"> with the obstacles</w:t>
      </w:r>
      <w:r w:rsidR="00C51741">
        <w:rPr>
          <w:noProof/>
        </w:rPr>
        <w:t xml:space="preserve"> </w:t>
      </w:r>
      <w:r w:rsidR="00C51741">
        <w:rPr>
          <w:kern w:val="0"/>
        </w:rPr>
        <w:t>[</w:t>
      </w:r>
      <w:bookmarkStart w:id="62" w:name="ref6"/>
      <w:r w:rsidR="005656B3" w:rsidRPr="00E7677B">
        <w:rPr>
          <w:kern w:val="0"/>
        </w:rPr>
        <w:fldChar w:fldCharType="begin"/>
      </w:r>
      <w:r w:rsidR="005656B3" w:rsidRPr="00703983">
        <w:rPr>
          <w:kern w:val="0"/>
        </w:rPr>
        <w:instrText xml:space="preserve"> SEQ </w:instrText>
      </w:r>
      <w:r w:rsidR="006B0C02" w:rsidRPr="00703983">
        <w:rPr>
          <w:kern w:val="0"/>
        </w:rPr>
        <w:instrText>Refs</w:instrText>
      </w:r>
      <w:r w:rsidR="005656B3" w:rsidRPr="00703983">
        <w:rPr>
          <w:kern w:val="0"/>
        </w:rPr>
        <w:instrText xml:space="preserve"> \* MERGEFORMAT </w:instrText>
      </w:r>
      <w:r w:rsidR="005656B3" w:rsidRPr="00E7677B">
        <w:rPr>
          <w:kern w:val="0"/>
        </w:rPr>
        <w:fldChar w:fldCharType="separate"/>
      </w:r>
      <w:r w:rsidR="0053008A">
        <w:rPr>
          <w:noProof/>
          <w:kern w:val="0"/>
        </w:rPr>
        <w:t>13</w:t>
      </w:r>
      <w:r w:rsidR="005656B3" w:rsidRPr="00E7677B">
        <w:rPr>
          <w:kern w:val="0"/>
        </w:rPr>
        <w:fldChar w:fldCharType="end"/>
      </w:r>
      <w:bookmarkEnd w:id="62"/>
      <w:r w:rsidR="00C51741">
        <w:rPr>
          <w:kern w:val="0"/>
        </w:rPr>
        <w:t>]</w:t>
      </w:r>
      <w:r w:rsidR="00F42032">
        <w:rPr>
          <w:noProof/>
        </w:rPr>
        <w:t xml:space="preserve">.  Additionally, MoveIt! </w:t>
      </w:r>
      <w:r w:rsidR="003F7320">
        <w:rPr>
          <w:noProof/>
        </w:rPr>
        <w:t xml:space="preserve">utilizes </w:t>
      </w:r>
      <w:r w:rsidR="00F42032">
        <w:rPr>
          <w:noProof/>
        </w:rPr>
        <w:t>the Open Motion Planning Library</w:t>
      </w:r>
      <w:r w:rsidR="001A4602">
        <w:rPr>
          <w:noProof/>
        </w:rPr>
        <w:t xml:space="preserve"> (OMPL)</w:t>
      </w:r>
      <w:r w:rsidR="003E4DA8">
        <w:rPr>
          <w:noProof/>
        </w:rPr>
        <w:t xml:space="preserve"> [</w:t>
      </w:r>
      <w:bookmarkStart w:id="63" w:name="ref7"/>
      <w:r w:rsidR="005656B3">
        <w:rPr>
          <w:kern w:val="0"/>
        </w:rPr>
        <w:fldChar w:fldCharType="begin"/>
      </w:r>
      <w:r w:rsidR="005656B3">
        <w:rPr>
          <w:kern w:val="0"/>
        </w:rPr>
        <w:instrText xml:space="preserve"> SEQ </w:instrText>
      </w:r>
      <w:r w:rsidR="006B0C02">
        <w:rPr>
          <w:kern w:val="0"/>
        </w:rPr>
        <w:instrText>Refs</w:instrText>
      </w:r>
      <w:r w:rsidR="005656B3">
        <w:rPr>
          <w:kern w:val="0"/>
        </w:rPr>
        <w:instrText xml:space="preserve"> \* MERGEFORMAT </w:instrText>
      </w:r>
      <w:r w:rsidR="005656B3">
        <w:rPr>
          <w:kern w:val="0"/>
        </w:rPr>
        <w:fldChar w:fldCharType="separate"/>
      </w:r>
      <w:r w:rsidR="0053008A">
        <w:rPr>
          <w:noProof/>
          <w:kern w:val="0"/>
        </w:rPr>
        <w:t>14</w:t>
      </w:r>
      <w:r w:rsidR="005656B3">
        <w:rPr>
          <w:kern w:val="0"/>
        </w:rPr>
        <w:fldChar w:fldCharType="end"/>
      </w:r>
      <w:bookmarkEnd w:id="63"/>
      <w:r w:rsidR="003E4DA8">
        <w:rPr>
          <w:noProof/>
        </w:rPr>
        <w:t>]</w:t>
      </w:r>
      <w:r w:rsidR="00F42032">
        <w:rPr>
          <w:noProof/>
        </w:rPr>
        <w:t>, whose planners check for collisions between any point along the robot and obstacles when considering locations for nodes in joint space.</w:t>
      </w:r>
      <w:r w:rsidR="00C404BC" w:rsidRPr="00C404BC">
        <w:rPr>
          <w:kern w:val="0"/>
        </w:rPr>
        <w:t xml:space="preserve"> </w:t>
      </w:r>
      <w:r w:rsidR="00C404BC">
        <w:rPr>
          <w:kern w:val="0"/>
        </w:rPr>
        <w:t xml:space="preserve">Due to the constraints of ROS with the MoveIt! </w:t>
      </w:r>
      <w:r w:rsidR="00002A45">
        <w:rPr>
          <w:kern w:val="0"/>
        </w:rPr>
        <w:t>l</w:t>
      </w:r>
      <w:r w:rsidR="00C404BC">
        <w:rPr>
          <w:kern w:val="0"/>
        </w:rPr>
        <w:t>ibraries, the OPV was added as a rectangular prism surrounding the two obstacles.</w:t>
      </w:r>
    </w:p>
    <w:p w14:paraId="7BC0E49D" w14:textId="62266BE7" w:rsidR="00F44C1B" w:rsidRDefault="00F44C1B" w:rsidP="0045313F">
      <w:pPr>
        <w:pStyle w:val="BodyTextIndent"/>
        <w:rPr>
          <w:kern w:val="0"/>
        </w:rPr>
      </w:pPr>
      <w:r>
        <w:rPr>
          <w:kern w:val="0"/>
        </w:rPr>
        <w:lastRenderedPageBreak/>
        <w:t xml:space="preserve">To evaluate the effectiveness of the </w:t>
      </w:r>
      <w:r w:rsidR="00F24E47">
        <w:rPr>
          <w:kern w:val="0"/>
        </w:rPr>
        <w:t>ROP</w:t>
      </w:r>
      <w:r>
        <w:rPr>
          <w:kern w:val="0"/>
        </w:rPr>
        <w:t xml:space="preserve"> algorithm, the Bi-Rapidly Exploring Random Trees (BiRRT), Probabilistic Road Map (PRM), and </w:t>
      </w:r>
      <w:r w:rsidR="00C36CA5">
        <w:rPr>
          <w:kern w:val="0"/>
        </w:rPr>
        <w:t>Sparse Roadmap Spanners (SPARS)</w:t>
      </w:r>
      <w:r>
        <w:rPr>
          <w:kern w:val="0"/>
        </w:rPr>
        <w:t xml:space="preserve"> planners in </w:t>
      </w:r>
      <w:r w:rsidR="001A4602">
        <w:rPr>
          <w:kern w:val="0"/>
        </w:rPr>
        <w:t>OMPL</w:t>
      </w:r>
      <w:r>
        <w:rPr>
          <w:kern w:val="0"/>
        </w:rPr>
        <w:t xml:space="preserve"> will be considered. </w:t>
      </w:r>
      <w:r w:rsidR="00B06C6F">
        <w:rPr>
          <w:kern w:val="0"/>
        </w:rPr>
        <w:t>The BiRRT planner was selected for this experiment because Nicola et al. [</w:t>
      </w:r>
      <w:r w:rsidR="00B06C6F">
        <w:rPr>
          <w:color w:val="000000" w:themeColor="text1"/>
          <w:shd w:val="clear" w:color="auto" w:fill="FFFFFF"/>
        </w:rPr>
        <w:fldChar w:fldCharType="begin"/>
      </w:r>
      <w:r w:rsidR="00B06C6F">
        <w:rPr>
          <w:color w:val="000000" w:themeColor="text1"/>
          <w:shd w:val="clear" w:color="auto" w:fill="FFFFFF"/>
        </w:rPr>
        <w:instrText xml:space="preserve"> REF ref9 \h  \* MERGEFORMAT </w:instrText>
      </w:r>
      <w:r w:rsidR="00B06C6F">
        <w:rPr>
          <w:color w:val="000000" w:themeColor="text1"/>
          <w:shd w:val="clear" w:color="auto" w:fill="FFFFFF"/>
        </w:rPr>
      </w:r>
      <w:r w:rsidR="00B06C6F">
        <w:rPr>
          <w:color w:val="000000" w:themeColor="text1"/>
          <w:shd w:val="clear" w:color="auto" w:fill="FFFFFF"/>
        </w:rPr>
        <w:fldChar w:fldCharType="separate"/>
      </w:r>
      <w:ins w:id="64" w:author="Flowers,Jared" w:date="2021-03-20T21:27:00Z">
        <w:r w:rsidR="0053008A" w:rsidRPr="0053008A">
          <w:rPr>
            <w:noProof/>
            <w:kern w:val="0"/>
            <w:rPrChange w:id="65" w:author="Flowers,Jared" w:date="2021-03-20T21:27:00Z">
              <w:rPr>
                <w:b/>
                <w:bCs/>
                <w:noProof/>
                <w:kern w:val="0"/>
              </w:rPr>
            </w:rPrChange>
          </w:rPr>
          <w:t>1</w:t>
        </w:r>
      </w:ins>
      <w:del w:id="66" w:author="Flowers,Jared" w:date="2021-03-20T21:27:00Z">
        <w:r w:rsidR="005548FC" w:rsidRPr="00702E0F" w:rsidDel="0053008A">
          <w:rPr>
            <w:noProof/>
            <w:kern w:val="0"/>
          </w:rPr>
          <w:delText>1</w:delText>
        </w:r>
      </w:del>
      <w:r w:rsidR="00B06C6F">
        <w:rPr>
          <w:color w:val="000000" w:themeColor="text1"/>
          <w:shd w:val="clear" w:color="auto" w:fill="FFFFFF"/>
        </w:rPr>
        <w:fldChar w:fldCharType="end"/>
      </w:r>
      <w:r w:rsidR="00B06C6F">
        <w:rPr>
          <w:kern w:val="0"/>
        </w:rPr>
        <w:t xml:space="preserve">] found that it was the fastest RRT planner in OMPL and since it comes from the RRT family it has randomness built into its node selection. </w:t>
      </w:r>
      <w:r>
        <w:rPr>
          <w:kern w:val="0"/>
        </w:rPr>
        <w:t>The BiRRT algorithm generates two trees in joint space</w:t>
      </w:r>
      <w:r w:rsidR="00C861C1">
        <w:rPr>
          <w:kern w:val="0"/>
        </w:rPr>
        <w:t>, one which</w:t>
      </w:r>
      <w:r>
        <w:rPr>
          <w:kern w:val="0"/>
        </w:rPr>
        <w:t xml:space="preserve"> </w:t>
      </w:r>
      <w:r w:rsidR="00C861C1">
        <w:rPr>
          <w:kern w:val="0"/>
        </w:rPr>
        <w:t>begins at</w:t>
      </w:r>
      <w:r>
        <w:rPr>
          <w:kern w:val="0"/>
        </w:rPr>
        <w:t xml:space="preserve"> the start node and </w:t>
      </w:r>
      <w:r w:rsidR="00CB00E0">
        <w:rPr>
          <w:kern w:val="0"/>
        </w:rPr>
        <w:t>the other that</w:t>
      </w:r>
      <w:r>
        <w:rPr>
          <w:kern w:val="0"/>
        </w:rPr>
        <w:t xml:space="preserve"> starts from the goal node</w:t>
      </w:r>
      <w:r w:rsidR="00F73C9A">
        <w:rPr>
          <w:kern w:val="0"/>
        </w:rPr>
        <w:t xml:space="preserve"> [</w:t>
      </w:r>
      <w:bookmarkStart w:id="67" w:name="ref28"/>
      <w:r w:rsidR="00F73C9A">
        <w:rPr>
          <w:kern w:val="0"/>
        </w:rPr>
        <w:fldChar w:fldCharType="begin"/>
      </w:r>
      <w:r w:rsidR="00F73C9A">
        <w:rPr>
          <w:kern w:val="0"/>
        </w:rPr>
        <w:instrText xml:space="preserve"> SEQ Refs \* MERGEFORMAT </w:instrText>
      </w:r>
      <w:r w:rsidR="00F73C9A">
        <w:rPr>
          <w:kern w:val="0"/>
        </w:rPr>
        <w:fldChar w:fldCharType="separate"/>
      </w:r>
      <w:r w:rsidR="0053008A">
        <w:rPr>
          <w:noProof/>
          <w:kern w:val="0"/>
        </w:rPr>
        <w:t>15</w:t>
      </w:r>
      <w:r w:rsidR="00F73C9A">
        <w:rPr>
          <w:kern w:val="0"/>
        </w:rPr>
        <w:fldChar w:fldCharType="end"/>
      </w:r>
      <w:bookmarkEnd w:id="67"/>
      <w:r w:rsidR="00F73C9A">
        <w:rPr>
          <w:kern w:val="0"/>
        </w:rPr>
        <w:t>]</w:t>
      </w:r>
      <w:r>
        <w:rPr>
          <w:kern w:val="0"/>
        </w:rPr>
        <w:t xml:space="preserve">.  The two trees are connected after expansion to generate a path from start to goal.  Each node of the trees is generated by randomly generating a point in joint space, finding </w:t>
      </w:r>
      <w:r w:rsidR="008B4BF7">
        <w:rPr>
          <w:kern w:val="0"/>
        </w:rPr>
        <w:t xml:space="preserve">its </w:t>
      </w:r>
      <w:r>
        <w:rPr>
          <w:kern w:val="0"/>
        </w:rPr>
        <w:t xml:space="preserve">nearest neighbor node, and then making a step from the nearest node in the direction of the random point.  For testing, the BiRRT algorithm was configured to use an initial temperature of 100, temperature change factor of 0.1, </w:t>
      </w:r>
      <w:r w:rsidRPr="008837A8">
        <w:rPr>
          <w:kern w:val="0"/>
        </w:rPr>
        <w:t>frountier node</w:t>
      </w:r>
      <w:r>
        <w:rPr>
          <w:kern w:val="0"/>
        </w:rPr>
        <w:t xml:space="preserve"> ratio of 0.1, and cost threshold of infinity. </w:t>
      </w:r>
      <w:r w:rsidR="00B06C6F">
        <w:rPr>
          <w:kern w:val="0"/>
        </w:rPr>
        <w:t>The PRM algorithm was selected for testing because it is widely used in robot path planning and should provide trajectories that are less random than an RRT planner [</w:t>
      </w:r>
      <w:bookmarkStart w:id="68" w:name="ref26"/>
      <w:r w:rsidR="00B06C6F">
        <w:rPr>
          <w:kern w:val="0"/>
        </w:rPr>
        <w:fldChar w:fldCharType="begin"/>
      </w:r>
      <w:r w:rsidR="00B06C6F">
        <w:rPr>
          <w:kern w:val="0"/>
        </w:rPr>
        <w:instrText xml:space="preserve"> SEQ Refs \* MERGEFORMAT </w:instrText>
      </w:r>
      <w:r w:rsidR="00B06C6F">
        <w:rPr>
          <w:kern w:val="0"/>
        </w:rPr>
        <w:fldChar w:fldCharType="separate"/>
      </w:r>
      <w:r w:rsidR="0053008A">
        <w:rPr>
          <w:noProof/>
          <w:kern w:val="0"/>
        </w:rPr>
        <w:t>16</w:t>
      </w:r>
      <w:r w:rsidR="00B06C6F">
        <w:rPr>
          <w:kern w:val="0"/>
        </w:rPr>
        <w:fldChar w:fldCharType="end"/>
      </w:r>
      <w:bookmarkEnd w:id="68"/>
      <w:r w:rsidR="00B06C6F">
        <w:rPr>
          <w:kern w:val="0"/>
        </w:rPr>
        <w:t xml:space="preserve">]. </w:t>
      </w:r>
      <w:r>
        <w:rPr>
          <w:kern w:val="0"/>
        </w:rPr>
        <w:t>The PRM algorithm</w:t>
      </w:r>
      <w:r w:rsidR="007D0091">
        <w:rPr>
          <w:kern w:val="0"/>
        </w:rPr>
        <w:t xml:space="preserve"> </w:t>
      </w:r>
      <w:r>
        <w:rPr>
          <w:kern w:val="0"/>
        </w:rPr>
        <w:t>also randomly fills joint space with nodes</w:t>
      </w:r>
      <w:r w:rsidR="00F73C9A">
        <w:rPr>
          <w:kern w:val="0"/>
        </w:rPr>
        <w:t xml:space="preserve"> [</w:t>
      </w:r>
      <w:bookmarkStart w:id="69" w:name="ref30"/>
      <w:r w:rsidR="00F73C9A">
        <w:rPr>
          <w:kern w:val="0"/>
        </w:rPr>
        <w:fldChar w:fldCharType="begin"/>
      </w:r>
      <w:r w:rsidR="00F73C9A">
        <w:rPr>
          <w:kern w:val="0"/>
        </w:rPr>
        <w:instrText xml:space="preserve"> SEQ Refs \* MERGEFORMAT </w:instrText>
      </w:r>
      <w:r w:rsidR="00F73C9A">
        <w:rPr>
          <w:kern w:val="0"/>
        </w:rPr>
        <w:fldChar w:fldCharType="separate"/>
      </w:r>
      <w:r w:rsidR="0053008A">
        <w:rPr>
          <w:noProof/>
          <w:kern w:val="0"/>
        </w:rPr>
        <w:t>17</w:t>
      </w:r>
      <w:r w:rsidR="00F73C9A">
        <w:rPr>
          <w:kern w:val="0"/>
        </w:rPr>
        <w:fldChar w:fldCharType="end"/>
      </w:r>
      <w:bookmarkEnd w:id="69"/>
      <w:r w:rsidR="00F73C9A">
        <w:rPr>
          <w:kern w:val="0"/>
        </w:rPr>
        <w:t>]</w:t>
      </w:r>
      <w:r>
        <w:rPr>
          <w:kern w:val="0"/>
        </w:rPr>
        <w:t xml:space="preserve">.  Nodes are then selected and connected to form the most optimal path from start to goal from the generated nodes.  PRM is more deterministic than an RRT method </w:t>
      </w:r>
      <w:r w:rsidR="00A8119E">
        <w:rPr>
          <w:kern w:val="0"/>
        </w:rPr>
        <w:t xml:space="preserve">since PRM’s </w:t>
      </w:r>
      <w:r w:rsidR="000E10B1">
        <w:rPr>
          <w:kern w:val="0"/>
        </w:rPr>
        <w:t>determination of new nodes does not depend on</w:t>
      </w:r>
      <w:r>
        <w:rPr>
          <w:kern w:val="0"/>
        </w:rPr>
        <w:t xml:space="preserve"> previously generated nodes.  For testing, PRM was set to find a maximum of 10 nearest neighbors per node.</w:t>
      </w:r>
      <w:r w:rsidR="00747D83">
        <w:rPr>
          <w:kern w:val="0"/>
        </w:rPr>
        <w:t xml:space="preserve"> </w:t>
      </w:r>
      <w:r w:rsidR="00B06C6F">
        <w:rPr>
          <w:kern w:val="0"/>
        </w:rPr>
        <w:t>The SPARS planner was selected</w:t>
      </w:r>
      <w:r w:rsidR="004D69D8">
        <w:rPr>
          <w:kern w:val="0"/>
        </w:rPr>
        <w:t xml:space="preserve"> for testing</w:t>
      </w:r>
      <w:r w:rsidR="00B06C6F">
        <w:rPr>
          <w:kern w:val="0"/>
        </w:rPr>
        <w:t xml:space="preserve"> because it is one of the more recently developed planners in OMPL and in theory should be less random than BiRRT and have faster trajectory generation time than PRM due to sparse node selection. </w:t>
      </w:r>
      <w:r w:rsidR="00747D83">
        <w:rPr>
          <w:kern w:val="0"/>
        </w:rPr>
        <w:t>The SPARS algorithm</w:t>
      </w:r>
      <w:r w:rsidR="007D0091">
        <w:rPr>
          <w:kern w:val="0"/>
        </w:rPr>
        <w:t xml:space="preserve"> </w:t>
      </w:r>
      <w:r w:rsidR="00631A5A">
        <w:rPr>
          <w:kern w:val="0"/>
        </w:rPr>
        <w:t xml:space="preserve">is an extension of </w:t>
      </w:r>
      <w:r w:rsidR="00F808BD">
        <w:rPr>
          <w:kern w:val="0"/>
        </w:rPr>
        <w:t>sampling-based</w:t>
      </w:r>
      <w:r w:rsidR="00631A5A">
        <w:rPr>
          <w:kern w:val="0"/>
        </w:rPr>
        <w:t xml:space="preserve"> planners such </w:t>
      </w:r>
      <w:r w:rsidR="00DA597E">
        <w:rPr>
          <w:kern w:val="0"/>
        </w:rPr>
        <w:t>as PRM</w:t>
      </w:r>
      <w:r w:rsidR="003436E2">
        <w:rPr>
          <w:kern w:val="0"/>
        </w:rPr>
        <w:t xml:space="preserve"> [</w:t>
      </w:r>
      <w:bookmarkStart w:id="70" w:name="ref29"/>
      <w:r w:rsidR="003436E2">
        <w:rPr>
          <w:kern w:val="0"/>
        </w:rPr>
        <w:fldChar w:fldCharType="begin"/>
      </w:r>
      <w:r w:rsidR="003436E2">
        <w:rPr>
          <w:kern w:val="0"/>
        </w:rPr>
        <w:instrText xml:space="preserve"> SEQ Refs \* MERGEFORMAT </w:instrText>
      </w:r>
      <w:r w:rsidR="003436E2">
        <w:rPr>
          <w:kern w:val="0"/>
        </w:rPr>
        <w:fldChar w:fldCharType="separate"/>
      </w:r>
      <w:r w:rsidR="0053008A">
        <w:rPr>
          <w:noProof/>
          <w:kern w:val="0"/>
        </w:rPr>
        <w:t>18</w:t>
      </w:r>
      <w:r w:rsidR="003436E2">
        <w:rPr>
          <w:kern w:val="0"/>
        </w:rPr>
        <w:fldChar w:fldCharType="end"/>
      </w:r>
      <w:bookmarkEnd w:id="70"/>
      <w:r w:rsidR="003436E2">
        <w:rPr>
          <w:kern w:val="0"/>
        </w:rPr>
        <w:t>]</w:t>
      </w:r>
      <w:r w:rsidR="00944919">
        <w:rPr>
          <w:kern w:val="0"/>
        </w:rPr>
        <w:t xml:space="preserve">.  SPARS generates nodes in C-space in the same way was PRM, </w:t>
      </w:r>
      <w:r w:rsidR="00257C83">
        <w:rPr>
          <w:kern w:val="0"/>
        </w:rPr>
        <w:t xml:space="preserve">except </w:t>
      </w:r>
      <w:r w:rsidR="00944919">
        <w:rPr>
          <w:kern w:val="0"/>
        </w:rPr>
        <w:t xml:space="preserve">SPARS </w:t>
      </w:r>
      <w:r w:rsidR="00164592">
        <w:rPr>
          <w:kern w:val="0"/>
        </w:rPr>
        <w:t>does not add all</w:t>
      </w:r>
      <w:r w:rsidR="00944919">
        <w:rPr>
          <w:kern w:val="0"/>
        </w:rPr>
        <w:t xml:space="preserve"> nodes to</w:t>
      </w:r>
      <w:r w:rsidR="00164592">
        <w:rPr>
          <w:kern w:val="0"/>
        </w:rPr>
        <w:t xml:space="preserve"> the graph,</w:t>
      </w:r>
      <w:r w:rsidR="00944919">
        <w:rPr>
          <w:kern w:val="0"/>
        </w:rPr>
        <w:t xml:space="preserve"> creat</w:t>
      </w:r>
      <w:r w:rsidR="00164592">
        <w:rPr>
          <w:kern w:val="0"/>
        </w:rPr>
        <w:t>ing</w:t>
      </w:r>
      <w:r w:rsidR="00944919">
        <w:rPr>
          <w:kern w:val="0"/>
        </w:rPr>
        <w:t xml:space="preserve"> a sparse </w:t>
      </w:r>
      <w:r w:rsidR="00E82399">
        <w:rPr>
          <w:kern w:val="0"/>
        </w:rPr>
        <w:t>collection</w:t>
      </w:r>
      <w:r w:rsidR="00944919">
        <w:rPr>
          <w:kern w:val="0"/>
        </w:rPr>
        <w:t xml:space="preserve"> of nodes in C-space.</w:t>
      </w:r>
      <w:r w:rsidR="00164592">
        <w:rPr>
          <w:kern w:val="0"/>
        </w:rPr>
        <w:t xml:space="preserve">  SPARS includes adaptation to determine the number of nodes to kee</w:t>
      </w:r>
      <w:r w:rsidR="00E82399">
        <w:rPr>
          <w:kern w:val="0"/>
        </w:rPr>
        <w:t>p</w:t>
      </w:r>
      <w:r w:rsidR="00164592">
        <w:rPr>
          <w:kern w:val="0"/>
        </w:rPr>
        <w:t>.</w:t>
      </w:r>
      <w:r w:rsidR="00B031C8">
        <w:rPr>
          <w:kern w:val="0"/>
        </w:rPr>
        <w:t xml:space="preserve">  SPARS utilize</w:t>
      </w:r>
      <w:r w:rsidR="00B3764D">
        <w:rPr>
          <w:kern w:val="0"/>
        </w:rPr>
        <w:t>s</w:t>
      </w:r>
      <w:r w:rsidR="00B031C8">
        <w:rPr>
          <w:kern w:val="0"/>
        </w:rPr>
        <w:t xml:space="preserve"> the PRM* algorithm to construct a graph of the nodes,</w:t>
      </w:r>
      <w:r w:rsidR="005A25CC">
        <w:rPr>
          <w:kern w:val="0"/>
        </w:rPr>
        <w:t xml:space="preserve"> </w:t>
      </w:r>
      <w:r w:rsidR="00B3764D">
        <w:rPr>
          <w:kern w:val="0"/>
        </w:rPr>
        <w:t>but is different in that it uses “visibility regions” to ensure path</w:t>
      </w:r>
      <w:r w:rsidR="00626686">
        <w:rPr>
          <w:kern w:val="0"/>
        </w:rPr>
        <w:t xml:space="preserve"> lengths </w:t>
      </w:r>
      <w:r w:rsidR="0019072B">
        <w:rPr>
          <w:kern w:val="0"/>
        </w:rPr>
        <w:t xml:space="preserve">are </w:t>
      </w:r>
      <w:r w:rsidR="00626686">
        <w:rPr>
          <w:kern w:val="0"/>
        </w:rPr>
        <w:t xml:space="preserve">less than or equal to that of </w:t>
      </w:r>
      <w:r w:rsidR="008123D1">
        <w:rPr>
          <w:noProof/>
          <w:kern w:val="0"/>
        </w:rPr>
        <mc:AlternateContent>
          <mc:Choice Requires="wps">
            <w:drawing>
              <wp:anchor distT="0" distB="0" distL="114300" distR="114300" simplePos="0" relativeHeight="251658246" behindDoc="0" locked="0" layoutInCell="1" allowOverlap="1" wp14:anchorId="65FF51B5" wp14:editId="1D8121F7">
                <wp:simplePos x="0" y="0"/>
                <wp:positionH relativeFrom="margin">
                  <wp:align>right</wp:align>
                </wp:positionH>
                <wp:positionV relativeFrom="paragraph">
                  <wp:posOffset>5302250</wp:posOffset>
                </wp:positionV>
                <wp:extent cx="3244215" cy="291782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244215" cy="2917825"/>
                        </a:xfrm>
                        <a:prstGeom prst="rect">
                          <a:avLst/>
                        </a:prstGeom>
                        <a:solidFill>
                          <a:schemeClr val="lt1"/>
                        </a:solidFill>
                        <a:ln w="6350">
                          <a:noFill/>
                        </a:ln>
                      </wps:spPr>
                      <wps:txbx>
                        <w:txbxContent>
                          <w:p w14:paraId="5E9F3891" w14:textId="297FEBC4" w:rsidR="003D34F3" w:rsidRDefault="003D34F3" w:rsidP="00652055">
                            <w:pPr>
                              <w:jc w:val="center"/>
                            </w:pPr>
                            <w:r w:rsidRPr="00104392">
                              <w:rPr>
                                <w:noProof/>
                              </w:rPr>
                              <w:drawing>
                                <wp:inline distT="0" distB="0" distL="0" distR="0" wp14:anchorId="2B848995" wp14:editId="539512C8">
                                  <wp:extent cx="2621280" cy="2772674"/>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a:extLst>
                                              <a:ext uri="{28A0092B-C50C-407E-A947-70E740481C1C}">
                                                <a14:useLocalDpi xmlns:a14="http://schemas.microsoft.com/office/drawing/2010/main" val="0"/>
                                              </a:ext>
                                            </a:extLst>
                                          </a:blip>
                                          <a:stretch>
                                            <a:fillRect/>
                                          </a:stretch>
                                        </pic:blipFill>
                                        <pic:spPr>
                                          <a:xfrm>
                                            <a:off x="0" y="0"/>
                                            <a:ext cx="2651780" cy="2804936"/>
                                          </a:xfrm>
                                          <a:prstGeom prst="rect">
                                            <a:avLst/>
                                          </a:prstGeom>
                                        </pic:spPr>
                                      </pic:pic>
                                    </a:graphicData>
                                  </a:graphic>
                                </wp:inline>
                              </w:drawing>
                            </w:r>
                          </w:p>
                          <w:p w14:paraId="17AD6181" w14:textId="5511BEF3" w:rsidR="003D34F3" w:rsidRDefault="003D34F3" w:rsidP="00E1400E">
                            <w:pPr>
                              <w:pStyle w:val="Caption"/>
                            </w:pPr>
                            <w:bookmarkStart w:id="71" w:name="_Ref56597884"/>
                            <w:r w:rsidRPr="004D3136">
                              <w:rPr>
                                <w:rFonts w:ascii="Arial" w:hAnsi="Arial" w:cs="Arial"/>
                                <w:b/>
                                <w:bCs/>
                                <w:i w:val="0"/>
                                <w:iCs w:val="0"/>
                                <w:color w:val="000000" w:themeColor="text1"/>
                                <w:sz w:val="20"/>
                                <w:szCs w:val="20"/>
                              </w:rPr>
                              <w:t xml:space="preserve">FIGURE </w:t>
                            </w:r>
                            <w:r w:rsidRPr="004D3136">
                              <w:rPr>
                                <w:rFonts w:ascii="Arial" w:hAnsi="Arial" w:cs="Arial"/>
                                <w:b/>
                                <w:bCs/>
                                <w:i w:val="0"/>
                                <w:iCs w:val="0"/>
                                <w:color w:val="000000" w:themeColor="text1"/>
                                <w:sz w:val="20"/>
                                <w:szCs w:val="20"/>
                              </w:rPr>
                              <w:fldChar w:fldCharType="begin"/>
                            </w:r>
                            <w:r w:rsidRPr="004D3136">
                              <w:rPr>
                                <w:rFonts w:ascii="Arial" w:hAnsi="Arial" w:cs="Arial"/>
                                <w:b/>
                                <w:bCs/>
                                <w:i w:val="0"/>
                                <w:iCs w:val="0"/>
                                <w:color w:val="000000" w:themeColor="text1"/>
                                <w:sz w:val="20"/>
                                <w:szCs w:val="20"/>
                              </w:rPr>
                              <w:instrText xml:space="preserve"> SEQ Figure \* ARABIC </w:instrText>
                            </w:r>
                            <w:r w:rsidRPr="004D3136">
                              <w:rPr>
                                <w:rFonts w:ascii="Arial" w:hAnsi="Arial" w:cs="Arial"/>
                                <w:b/>
                                <w:bCs/>
                                <w:i w:val="0"/>
                                <w:iCs w:val="0"/>
                                <w:color w:val="000000" w:themeColor="text1"/>
                                <w:sz w:val="20"/>
                                <w:szCs w:val="20"/>
                              </w:rPr>
                              <w:fldChar w:fldCharType="separate"/>
                            </w:r>
                            <w:r w:rsidR="0053008A">
                              <w:rPr>
                                <w:rFonts w:ascii="Arial" w:hAnsi="Arial" w:cs="Arial"/>
                                <w:b/>
                                <w:bCs/>
                                <w:i w:val="0"/>
                                <w:iCs w:val="0"/>
                                <w:noProof/>
                                <w:color w:val="000000" w:themeColor="text1"/>
                                <w:sz w:val="20"/>
                                <w:szCs w:val="20"/>
                              </w:rPr>
                              <w:t>5</w:t>
                            </w:r>
                            <w:r w:rsidRPr="004D3136">
                              <w:rPr>
                                <w:rFonts w:ascii="Arial" w:hAnsi="Arial" w:cs="Arial"/>
                                <w:b/>
                                <w:bCs/>
                                <w:i w:val="0"/>
                                <w:iCs w:val="0"/>
                                <w:color w:val="000000" w:themeColor="text1"/>
                                <w:sz w:val="20"/>
                                <w:szCs w:val="20"/>
                              </w:rPr>
                              <w:fldChar w:fldCharType="end"/>
                            </w:r>
                            <w:bookmarkEnd w:id="71"/>
                            <w:r w:rsidRPr="004D3136">
                              <w:rPr>
                                <w:rFonts w:ascii="Arial" w:hAnsi="Arial" w:cs="Arial"/>
                                <w:b/>
                                <w:bCs/>
                                <w:i w:val="0"/>
                                <w:iCs w:val="0"/>
                                <w:color w:val="000000" w:themeColor="text1"/>
                                <w:sz w:val="20"/>
                                <w:szCs w:val="20"/>
                              </w:rPr>
                              <w:t xml:space="preserve">. </w:t>
                            </w:r>
                            <w:r>
                              <w:rPr>
                                <w:i w:val="0"/>
                                <w:iCs w:val="0"/>
                                <w:color w:val="000000" w:themeColor="text1"/>
                              </w:rPr>
                              <w:t>TRAJECTORY EXECUTATION TIMES</w:t>
                            </w:r>
                          </w:p>
                          <w:p w14:paraId="190CB5F6" w14:textId="77777777" w:rsidR="003D34F3" w:rsidRDefault="003D34F3" w:rsidP="00652055">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F51B5" id="Text Box 1" o:spid="_x0000_s1033" type="#_x0000_t202" style="position:absolute;left:0;text-align:left;margin-left:204.25pt;margin-top:417.5pt;width:255.45pt;height:229.75pt;z-index:25165824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" fillcolor="white [3201]" stroked="f" strokeweight=".5pt">
                <v:textbox inset="0,0,0,0">
                  <w:txbxContent>
                    <w:p w14:paraId="5E9F3891" w14:textId="297FEBC4" w:rsidR="003D34F3" w:rsidRDefault="003D34F3" w:rsidP="00652055">
                      <w:pPr>
                        <w:jc w:val="center"/>
                      </w:pPr>
                      <w:r w:rsidRPr="00104392">
                        <w:rPr>
                          <w:noProof/>
                        </w:rPr>
                        <w:drawing>
                          <wp:inline distT="0" distB="0" distL="0" distR="0" wp14:anchorId="2B848995" wp14:editId="539512C8">
                            <wp:extent cx="2621280" cy="2772674"/>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a:extLst>
                                        <a:ext uri="{28A0092B-C50C-407E-A947-70E740481C1C}">
                                          <a14:useLocalDpi xmlns:a14="http://schemas.microsoft.com/office/drawing/2010/main" val="0"/>
                                        </a:ext>
                                      </a:extLst>
                                    </a:blip>
                                    <a:stretch>
                                      <a:fillRect/>
                                    </a:stretch>
                                  </pic:blipFill>
                                  <pic:spPr>
                                    <a:xfrm>
                                      <a:off x="0" y="0"/>
                                      <a:ext cx="2651780" cy="2804936"/>
                                    </a:xfrm>
                                    <a:prstGeom prst="rect">
                                      <a:avLst/>
                                    </a:prstGeom>
                                  </pic:spPr>
                                </pic:pic>
                              </a:graphicData>
                            </a:graphic>
                          </wp:inline>
                        </w:drawing>
                      </w:r>
                    </w:p>
                    <w:p w14:paraId="17AD6181" w14:textId="5511BEF3" w:rsidR="003D34F3" w:rsidRDefault="003D34F3" w:rsidP="00E1400E">
                      <w:pPr>
                        <w:pStyle w:val="Caption"/>
                      </w:pPr>
                      <w:bookmarkStart w:id="72" w:name="_Ref56597884"/>
                      <w:r w:rsidRPr="004D3136">
                        <w:rPr>
                          <w:rFonts w:ascii="Arial" w:hAnsi="Arial" w:cs="Arial"/>
                          <w:b/>
                          <w:bCs/>
                          <w:i w:val="0"/>
                          <w:iCs w:val="0"/>
                          <w:color w:val="000000" w:themeColor="text1"/>
                          <w:sz w:val="20"/>
                          <w:szCs w:val="20"/>
                        </w:rPr>
                        <w:t xml:space="preserve">FIGURE </w:t>
                      </w:r>
                      <w:r w:rsidRPr="004D3136">
                        <w:rPr>
                          <w:rFonts w:ascii="Arial" w:hAnsi="Arial" w:cs="Arial"/>
                          <w:b/>
                          <w:bCs/>
                          <w:i w:val="0"/>
                          <w:iCs w:val="0"/>
                          <w:color w:val="000000" w:themeColor="text1"/>
                          <w:sz w:val="20"/>
                          <w:szCs w:val="20"/>
                        </w:rPr>
                        <w:fldChar w:fldCharType="begin"/>
                      </w:r>
                      <w:r w:rsidRPr="004D3136">
                        <w:rPr>
                          <w:rFonts w:ascii="Arial" w:hAnsi="Arial" w:cs="Arial"/>
                          <w:b/>
                          <w:bCs/>
                          <w:i w:val="0"/>
                          <w:iCs w:val="0"/>
                          <w:color w:val="000000" w:themeColor="text1"/>
                          <w:sz w:val="20"/>
                          <w:szCs w:val="20"/>
                        </w:rPr>
                        <w:instrText xml:space="preserve"> SEQ Figure \* ARABIC </w:instrText>
                      </w:r>
                      <w:r w:rsidRPr="004D3136">
                        <w:rPr>
                          <w:rFonts w:ascii="Arial" w:hAnsi="Arial" w:cs="Arial"/>
                          <w:b/>
                          <w:bCs/>
                          <w:i w:val="0"/>
                          <w:iCs w:val="0"/>
                          <w:color w:val="000000" w:themeColor="text1"/>
                          <w:sz w:val="20"/>
                          <w:szCs w:val="20"/>
                        </w:rPr>
                        <w:fldChar w:fldCharType="separate"/>
                      </w:r>
                      <w:r w:rsidR="0053008A">
                        <w:rPr>
                          <w:rFonts w:ascii="Arial" w:hAnsi="Arial" w:cs="Arial"/>
                          <w:b/>
                          <w:bCs/>
                          <w:i w:val="0"/>
                          <w:iCs w:val="0"/>
                          <w:noProof/>
                          <w:color w:val="000000" w:themeColor="text1"/>
                          <w:sz w:val="20"/>
                          <w:szCs w:val="20"/>
                        </w:rPr>
                        <w:t>5</w:t>
                      </w:r>
                      <w:r w:rsidRPr="004D3136">
                        <w:rPr>
                          <w:rFonts w:ascii="Arial" w:hAnsi="Arial" w:cs="Arial"/>
                          <w:b/>
                          <w:bCs/>
                          <w:i w:val="0"/>
                          <w:iCs w:val="0"/>
                          <w:color w:val="000000" w:themeColor="text1"/>
                          <w:sz w:val="20"/>
                          <w:szCs w:val="20"/>
                        </w:rPr>
                        <w:fldChar w:fldCharType="end"/>
                      </w:r>
                      <w:bookmarkEnd w:id="72"/>
                      <w:r w:rsidRPr="004D3136">
                        <w:rPr>
                          <w:rFonts w:ascii="Arial" w:hAnsi="Arial" w:cs="Arial"/>
                          <w:b/>
                          <w:bCs/>
                          <w:i w:val="0"/>
                          <w:iCs w:val="0"/>
                          <w:color w:val="000000" w:themeColor="text1"/>
                          <w:sz w:val="20"/>
                          <w:szCs w:val="20"/>
                        </w:rPr>
                        <w:t xml:space="preserve">. </w:t>
                      </w:r>
                      <w:r>
                        <w:rPr>
                          <w:i w:val="0"/>
                          <w:iCs w:val="0"/>
                          <w:color w:val="000000" w:themeColor="text1"/>
                        </w:rPr>
                        <w:t>TRAJECTORY EXECUTATION TIMES</w:t>
                      </w:r>
                    </w:p>
                    <w:p w14:paraId="190CB5F6" w14:textId="77777777" w:rsidR="003D34F3" w:rsidRDefault="003D34F3" w:rsidP="00652055">
                      <w:pPr>
                        <w:jc w:val="center"/>
                      </w:pPr>
                    </w:p>
                  </w:txbxContent>
                </v:textbox>
                <w10:wrap type="topAndBottom" anchorx="margin"/>
              </v:shape>
            </w:pict>
          </mc:Fallback>
        </mc:AlternateContent>
      </w:r>
      <w:r w:rsidR="00626686">
        <w:rPr>
          <w:kern w:val="0"/>
        </w:rPr>
        <w:t>paths generated by the standard PRM* algorithm.</w:t>
      </w:r>
      <w:r w:rsidR="00D22CF8">
        <w:rPr>
          <w:kern w:val="0"/>
        </w:rPr>
        <w:t xml:space="preserve">  </w:t>
      </w:r>
    </w:p>
    <w:p w14:paraId="74A1295C" w14:textId="192E1D41" w:rsidR="002A7E0E" w:rsidRDefault="002A7E0E" w:rsidP="00AE46D8">
      <w:pPr>
        <w:pStyle w:val="BodyTextIndent"/>
        <w:rPr>
          <w:kern w:val="0"/>
        </w:rPr>
      </w:pPr>
    </w:p>
    <w:p w14:paraId="43CAE937" w14:textId="1295BD4C" w:rsidR="002A7E0E" w:rsidRDefault="00FB5E48" w:rsidP="00A84FD6">
      <w:pPr>
        <w:pStyle w:val="BodyTextIndent"/>
        <w:rPr>
          <w:kern w:val="0"/>
        </w:rPr>
      </w:pPr>
      <w:r>
        <w:rPr>
          <w:kern w:val="0"/>
        </w:rPr>
        <w:t>The</w:t>
      </w:r>
      <w:r w:rsidR="002A7E0E">
        <w:rPr>
          <w:kern w:val="0"/>
        </w:rPr>
        <w:t xml:space="preserve"> </w:t>
      </w:r>
      <w:r w:rsidR="00463EDC">
        <w:rPr>
          <w:kern w:val="0"/>
        </w:rPr>
        <w:t xml:space="preserve">initial </w:t>
      </w:r>
      <w:r>
        <w:rPr>
          <w:kern w:val="0"/>
        </w:rPr>
        <w:t xml:space="preserve">ROP </w:t>
      </w:r>
      <w:r w:rsidR="00762FB6">
        <w:rPr>
          <w:kern w:val="0"/>
        </w:rPr>
        <w:t>parameter weights</w:t>
      </w:r>
      <w:r w:rsidR="00CB126E">
        <w:rPr>
          <w:kern w:val="0"/>
        </w:rPr>
        <w:t xml:space="preserve"> </w:t>
      </w:r>
      <w:r w:rsidR="002A7E0E">
        <w:rPr>
          <w:kern w:val="0"/>
        </w:rPr>
        <w:t>were</w:t>
      </w:r>
      <w:r w:rsidR="00A84FD6">
        <w:rPr>
          <w:kern w:val="0"/>
        </w:rPr>
        <w:t xml:space="preserve"> </w:t>
      </w:r>
      <m:oMath>
        <m:acc>
          <m:accPr>
            <m:ctrlPr>
              <w:rPr>
                <w:rFonts w:ascii="Cambria Math" w:hAnsi="Cambria Math"/>
                <w:i/>
                <w:kern w:val="0"/>
                <w:sz w:val="18"/>
                <w:szCs w:val="18"/>
              </w:rPr>
            </m:ctrlPr>
          </m:accPr>
          <m:e>
            <m:r>
              <w:rPr>
                <w:rFonts w:ascii="Cambria Math" w:hAnsi="Cambria Math"/>
                <w:kern w:val="0"/>
                <w:sz w:val="18"/>
                <w:szCs w:val="18"/>
              </w:rPr>
              <m:t>δ</m:t>
            </m:r>
          </m:e>
        </m:acc>
        <m:d>
          <m:dPr>
            <m:ctrlPr>
              <w:rPr>
                <w:rFonts w:ascii="Cambria Math" w:hAnsi="Cambria Math"/>
                <w:i/>
                <w:kern w:val="0"/>
                <w:sz w:val="18"/>
                <w:szCs w:val="18"/>
              </w:rPr>
            </m:ctrlPr>
          </m:dPr>
          <m:e>
            <m:r>
              <w:rPr>
                <w:rFonts w:ascii="Cambria Math" w:hAnsi="Cambria Math"/>
                <w:kern w:val="0"/>
                <w:sz w:val="18"/>
                <w:szCs w:val="18"/>
              </w:rPr>
              <m:t>0</m:t>
            </m:r>
          </m:e>
        </m:d>
        <m:r>
          <w:rPr>
            <w:rFonts w:ascii="Cambria Math" w:hAnsi="Cambria Math"/>
            <w:kern w:val="0"/>
            <w:sz w:val="18"/>
            <w:szCs w:val="18"/>
          </w:rPr>
          <m:t>=</m:t>
        </m:r>
        <m:sSup>
          <m:sSupPr>
            <m:ctrlPr>
              <w:rPr>
                <w:rFonts w:ascii="Cambria Math" w:hAnsi="Cambria Math"/>
                <w:i/>
                <w:kern w:val="0"/>
                <w:sz w:val="18"/>
                <w:szCs w:val="18"/>
              </w:rPr>
            </m:ctrlPr>
          </m:sSupPr>
          <m:e>
            <m:d>
              <m:dPr>
                <m:begChr m:val="["/>
                <m:endChr m:val="]"/>
                <m:ctrlPr>
                  <w:rPr>
                    <w:rFonts w:ascii="Cambria Math" w:hAnsi="Cambria Math"/>
                    <w:i/>
                    <w:kern w:val="0"/>
                    <w:sz w:val="18"/>
                    <w:szCs w:val="18"/>
                  </w:rPr>
                </m:ctrlPr>
              </m:dPr>
              <m:e>
                <m:r>
                  <w:rPr>
                    <w:rFonts w:ascii="Cambria Math" w:hAnsi="Cambria Math"/>
                    <w:kern w:val="0"/>
                    <w:sz w:val="18"/>
                    <w:szCs w:val="18"/>
                  </w:rPr>
                  <m:t>.3,.1,.1,.1,.1,.1,.1,.1</m:t>
                </m:r>
              </m:e>
            </m:d>
          </m:e>
          <m:sup>
            <m:r>
              <w:rPr>
                <w:rFonts w:ascii="Cambria Math" w:hAnsi="Cambria Math"/>
                <w:kern w:val="0"/>
                <w:sz w:val="18"/>
                <w:szCs w:val="18"/>
              </w:rPr>
              <m:t>T</m:t>
            </m:r>
          </m:sup>
        </m:sSup>
      </m:oMath>
      <w:r w:rsidR="00A1484D">
        <w:rPr>
          <w:kern w:val="0"/>
          <w:sz w:val="18"/>
          <w:szCs w:val="18"/>
        </w:rPr>
        <w:t xml:space="preserve">, </w:t>
      </w:r>
      <w:r w:rsidR="00A1484D">
        <w:rPr>
          <w:kern w:val="0"/>
        </w:rPr>
        <w:t>selected to ensure the parameters did not start at the steady state values to demonstrate adaptation</w:t>
      </w:r>
      <w:r w:rsidR="002A7E0E">
        <w:rPr>
          <w:kern w:val="0"/>
        </w:rPr>
        <w:t xml:space="preserve">. </w:t>
      </w:r>
      <w:r w:rsidR="00E53353">
        <w:rPr>
          <w:kern w:val="0"/>
        </w:rPr>
        <w:t>The</w:t>
      </w:r>
      <w:r w:rsidR="008D7B3B">
        <w:rPr>
          <w:kern w:val="0"/>
        </w:rPr>
        <w:t xml:space="preserve"> </w:t>
      </w:r>
      <w:r w:rsidR="00A1484D">
        <w:rPr>
          <w:kern w:val="0"/>
        </w:rPr>
        <w:t xml:space="preserve">learning gain was </w:t>
      </w:r>
      <m:oMath>
        <m:r>
          <m:rPr>
            <m:sty m:val="p"/>
          </m:rPr>
          <w:rPr>
            <w:rFonts w:ascii="Cambria Math" w:hAnsi="Cambria Math"/>
            <w:kern w:val="0"/>
            <w:sz w:val="18"/>
            <w:szCs w:val="18"/>
          </w:rPr>
          <m:t>Γ</m:t>
        </m:r>
        <m:r>
          <w:rPr>
            <w:rFonts w:ascii="Cambria Math" w:hAnsi="Cambria Math"/>
            <w:kern w:val="0"/>
            <w:sz w:val="18"/>
            <w:szCs w:val="18"/>
          </w:rPr>
          <m:t>=diag</m:t>
        </m:r>
        <m:d>
          <m:dPr>
            <m:ctrlPr>
              <w:rPr>
                <w:rFonts w:ascii="Cambria Math" w:hAnsi="Cambria Math"/>
                <w:i/>
                <w:kern w:val="0"/>
                <w:sz w:val="18"/>
                <w:szCs w:val="18"/>
              </w:rPr>
            </m:ctrlPr>
          </m:dPr>
          <m:e>
            <m:d>
              <m:dPr>
                <m:begChr m:val="["/>
                <m:endChr m:val="]"/>
                <m:ctrlPr>
                  <w:rPr>
                    <w:rFonts w:ascii="Cambria Math" w:hAnsi="Cambria Math"/>
                    <w:i/>
                    <w:kern w:val="0"/>
                    <w:sz w:val="18"/>
                    <w:szCs w:val="18"/>
                  </w:rPr>
                </m:ctrlPr>
              </m:dPr>
              <m:e>
                <m:m>
                  <m:mPr>
                    <m:mcs>
                      <m:mc>
                        <m:mcPr>
                          <m:count m:val="1"/>
                          <m:mcJc m:val="center"/>
                        </m:mcPr>
                      </m:mc>
                    </m:mcs>
                    <m:ctrlPr>
                      <w:rPr>
                        <w:rFonts w:ascii="Cambria Math" w:hAnsi="Cambria Math"/>
                        <w:i/>
                        <w:kern w:val="0"/>
                        <w:sz w:val="18"/>
                        <w:szCs w:val="18"/>
                      </w:rPr>
                    </m:ctrlPr>
                  </m:mPr>
                  <m:mr>
                    <m:e>
                      <m:r>
                        <w:rPr>
                          <w:rFonts w:ascii="Cambria Math" w:hAnsi="Cambria Math"/>
                          <w:kern w:val="0"/>
                          <w:sz w:val="18"/>
                          <w:szCs w:val="18"/>
                        </w:rPr>
                        <m:t>.2,.1,.1,.1,.2,.2,1,1</m:t>
                      </m:r>
                    </m:e>
                  </m:mr>
                </m:m>
              </m:e>
            </m:d>
          </m:e>
        </m:d>
      </m:oMath>
      <w:r w:rsidR="008D7B3B">
        <w:rPr>
          <w:kern w:val="0"/>
        </w:rPr>
        <w:t xml:space="preserve">, selected by </w:t>
      </w:r>
      <w:r w:rsidR="00EE1C4C">
        <w:rPr>
          <w:kern w:val="0"/>
        </w:rPr>
        <w:t>trial and error</w:t>
      </w:r>
      <w:r w:rsidR="008D7B3B">
        <w:rPr>
          <w:kern w:val="0"/>
        </w:rPr>
        <w:t xml:space="preserve"> to find</w:t>
      </w:r>
      <w:r w:rsidR="00EE1C4C">
        <w:rPr>
          <w:kern w:val="0"/>
        </w:rPr>
        <w:t xml:space="preserve"> the parameters that would provide </w:t>
      </w:r>
      <w:r w:rsidR="00DA2287">
        <w:rPr>
          <w:kern w:val="0"/>
        </w:rPr>
        <w:t xml:space="preserve">the fastest </w:t>
      </w:r>
      <w:r w:rsidR="005B13E0">
        <w:rPr>
          <w:kern w:val="0"/>
        </w:rPr>
        <w:t>parameter convergence</w:t>
      </w:r>
      <w:r w:rsidR="00D353C1">
        <w:rPr>
          <w:kern w:val="0"/>
        </w:rPr>
        <w:t>, most stable parameter estimates, and least</w:t>
      </w:r>
      <w:r w:rsidR="00D5283E">
        <w:rPr>
          <w:kern w:val="0"/>
        </w:rPr>
        <w:t xml:space="preserve"> </w:t>
      </w:r>
      <w:r w:rsidR="00D353C1">
        <w:rPr>
          <w:kern w:val="0"/>
        </w:rPr>
        <w:t xml:space="preserve">risk estimation error. </w:t>
      </w:r>
      <w:r w:rsidR="002A7E0E">
        <w:rPr>
          <w:kern w:val="0"/>
        </w:rPr>
        <w:t xml:space="preserve">Additionally, the maximum time considered for a re-planned trajectory was 45 seconds. No randomness was applied to the motion of the cylinders, so the </w:t>
      </w:r>
      <w:r w:rsidR="00AE3282">
        <w:rPr>
          <w:kern w:val="0"/>
        </w:rPr>
        <w:t>m divided by k</w:t>
      </w:r>
      <w:r w:rsidR="002A7E0E">
        <w:rPr>
          <w:kern w:val="0"/>
        </w:rPr>
        <w:t xml:space="preserve"> part of </w:t>
      </w:r>
      <w:r w:rsidR="006B0C02">
        <w:rPr>
          <w:kern w:val="0"/>
        </w:rPr>
        <w:t>Eq.</w:t>
      </w:r>
      <w:r w:rsidR="002A7E0E" w:rsidRPr="007E777A">
        <w:rPr>
          <w:kern w:val="0"/>
        </w:rPr>
        <w:t xml:space="preserve"> </w:t>
      </w:r>
      <w:r w:rsidR="003F2F53" w:rsidRPr="007E777A">
        <w:rPr>
          <w:kern w:val="0"/>
        </w:rPr>
        <w:t>(</w:t>
      </w:r>
      <w:r w:rsidR="007E777A" w:rsidRPr="007E777A">
        <w:rPr>
          <w:kern w:val="0"/>
        </w:rPr>
        <w:fldChar w:fldCharType="begin"/>
      </w:r>
      <w:r w:rsidR="007E777A" w:rsidRPr="007E777A">
        <w:rPr>
          <w:kern w:val="0"/>
        </w:rPr>
        <w:instrText xml:space="preserve"> REF eq19 \h </w:instrText>
      </w:r>
      <w:r w:rsidR="007E777A">
        <w:rPr>
          <w:kern w:val="0"/>
        </w:rPr>
        <w:instrText xml:space="preserve"> \* MERGEFORMAT </w:instrText>
      </w:r>
      <w:r w:rsidR="007E777A" w:rsidRPr="007E777A">
        <w:rPr>
          <w:kern w:val="0"/>
        </w:rPr>
      </w:r>
      <w:r w:rsidR="007E777A" w:rsidRPr="007E777A">
        <w:rPr>
          <w:kern w:val="0"/>
        </w:rPr>
        <w:fldChar w:fldCharType="separate"/>
      </w:r>
      <w:ins w:id="73" w:author="Flowers,Jared" w:date="2021-03-20T21:27:00Z">
        <w:r w:rsidR="0053008A" w:rsidRPr="0053008A">
          <w:rPr>
            <w:noProof/>
            <w:kern w:val="0"/>
            <w:rPrChange w:id="74" w:author="Flowers,Jared" w:date="2021-03-20T21:27:00Z">
              <w:rPr>
                <w:noProof/>
                <w:kern w:val="0"/>
                <w:sz w:val="24"/>
                <w:szCs w:val="24"/>
              </w:rPr>
            </w:rPrChange>
          </w:rPr>
          <w:t>17</w:t>
        </w:r>
      </w:ins>
      <w:del w:id="75" w:author="Flowers,Jared" w:date="2021-03-20T21:27:00Z">
        <w:r w:rsidR="005548FC" w:rsidRPr="00702E0F" w:rsidDel="0053008A">
          <w:rPr>
            <w:noProof/>
            <w:kern w:val="0"/>
          </w:rPr>
          <w:delText>17</w:delText>
        </w:r>
      </w:del>
      <w:r w:rsidR="007E777A" w:rsidRPr="007E777A">
        <w:rPr>
          <w:kern w:val="0"/>
        </w:rPr>
        <w:fldChar w:fldCharType="end"/>
      </w:r>
      <w:r w:rsidR="003F2F53" w:rsidRPr="007E777A">
        <w:rPr>
          <w:kern w:val="0"/>
        </w:rPr>
        <w:t>)</w:t>
      </w:r>
      <w:r w:rsidR="002A7E0E" w:rsidRPr="007E777A">
        <w:rPr>
          <w:kern w:val="0"/>
        </w:rPr>
        <w:t xml:space="preserve"> </w:t>
      </w:r>
      <w:r w:rsidR="002A7E0E">
        <w:rPr>
          <w:kern w:val="0"/>
        </w:rPr>
        <w:t xml:space="preserve">is always </w:t>
      </w:r>
      <w:r w:rsidR="00993660">
        <w:rPr>
          <w:kern w:val="0"/>
        </w:rPr>
        <w:t>one</w:t>
      </w:r>
      <w:r w:rsidR="002A7E0E">
        <w:rPr>
          <w:kern w:val="0"/>
        </w:rPr>
        <w:t>.</w:t>
      </w:r>
    </w:p>
    <w:p w14:paraId="0C8DF254" w14:textId="77777777" w:rsidR="005C39D0" w:rsidRDefault="005C39D0" w:rsidP="00762FB6">
      <w:pPr>
        <w:pStyle w:val="BodyTextIndent"/>
        <w:ind w:firstLine="0"/>
        <w:rPr>
          <w:kern w:val="0"/>
        </w:rPr>
      </w:pPr>
    </w:p>
    <w:p w14:paraId="09174FC9" w14:textId="6F0F2202" w:rsidR="007645EB" w:rsidRDefault="004A32C2" w:rsidP="004A32C2">
      <w:pPr>
        <w:pStyle w:val="BodyTextIndent"/>
        <w:ind w:firstLine="0"/>
        <w:rPr>
          <w:rFonts w:ascii="Arial" w:hAnsi="Arial" w:cs="Arial"/>
          <w:b/>
          <w:kern w:val="0"/>
        </w:rPr>
      </w:pPr>
      <w:r>
        <w:rPr>
          <w:rFonts w:ascii="Arial" w:hAnsi="Arial" w:cs="Arial"/>
          <w:b/>
          <w:kern w:val="0"/>
        </w:rPr>
        <w:t>3.2 Simulation Results</w:t>
      </w:r>
    </w:p>
    <w:p w14:paraId="5B9A7313" w14:textId="670DD38F" w:rsidR="00C0645E" w:rsidRDefault="00D826C4" w:rsidP="00A43894">
      <w:pPr>
        <w:pStyle w:val="BodyTextIndent"/>
        <w:rPr>
          <w:kern w:val="0"/>
        </w:rPr>
      </w:pPr>
      <w:r>
        <w:rPr>
          <w:kern w:val="0"/>
        </w:rPr>
        <w:t>The results obtained from simulat</w:t>
      </w:r>
      <w:r w:rsidR="0030093F">
        <w:rPr>
          <w:kern w:val="0"/>
        </w:rPr>
        <w:t>ing</w:t>
      </w:r>
      <w:r>
        <w:rPr>
          <w:kern w:val="0"/>
        </w:rPr>
        <w:t xml:space="preserve"> the robot and obstacle scenarios are shown in</w:t>
      </w:r>
      <w:r w:rsidR="00037B2E">
        <w:rPr>
          <w:kern w:val="0"/>
        </w:rPr>
        <w:t xml:space="preserve"> </w:t>
      </w:r>
      <w:r w:rsidR="00037F5B" w:rsidRPr="00D161B0">
        <w:rPr>
          <w:kern w:val="0"/>
        </w:rPr>
        <w:t>T</w:t>
      </w:r>
      <w:r w:rsidR="00037B2E" w:rsidRPr="00D161B0">
        <w:rPr>
          <w:kern w:val="0"/>
        </w:rPr>
        <w:t>able</w:t>
      </w:r>
      <w:r>
        <w:rPr>
          <w:kern w:val="0"/>
        </w:rPr>
        <w:t xml:space="preserve"> </w:t>
      </w:r>
      <w:r w:rsidR="00037B2E">
        <w:rPr>
          <w:kern w:val="0"/>
        </w:rPr>
        <w:fldChar w:fldCharType="begin"/>
      </w:r>
      <w:r w:rsidR="00037B2E">
        <w:rPr>
          <w:kern w:val="0"/>
        </w:rPr>
        <w:instrText xml:space="preserve"> REF _Ref56349911 \h \# "0"</w:instrText>
      </w:r>
      <w:r w:rsidR="00037B2E">
        <w:rPr>
          <w:kern w:val="0"/>
        </w:rPr>
      </w:r>
      <w:r w:rsidR="00037B2E">
        <w:rPr>
          <w:kern w:val="0"/>
        </w:rPr>
        <w:fldChar w:fldCharType="separate"/>
      </w:r>
      <w:r w:rsidR="0053008A">
        <w:rPr>
          <w:kern w:val="0"/>
        </w:rPr>
        <w:t>4</w:t>
      </w:r>
      <w:r w:rsidR="00037B2E">
        <w:rPr>
          <w:kern w:val="0"/>
        </w:rPr>
        <w:fldChar w:fldCharType="end"/>
      </w:r>
      <w:r w:rsidR="00FC52DB">
        <w:rPr>
          <w:kern w:val="0"/>
        </w:rPr>
        <w:t xml:space="preserve">.  </w:t>
      </w:r>
      <w:r w:rsidR="00554F7E">
        <w:rPr>
          <w:kern w:val="0"/>
        </w:rPr>
        <w:t xml:space="preserve">The results indicate that when using a random planner, such as RRT, the randomness of the planned robot joint trajectories can have a </w:t>
      </w:r>
      <w:r w:rsidR="00764992">
        <w:rPr>
          <w:kern w:val="0"/>
        </w:rPr>
        <w:t xml:space="preserve">major </w:t>
      </w:r>
      <w:r w:rsidR="00554F7E">
        <w:rPr>
          <w:kern w:val="0"/>
        </w:rPr>
        <w:t xml:space="preserve">impact on the </w:t>
      </w:r>
      <w:r w:rsidR="00554F7E">
        <w:rPr>
          <w:kern w:val="0"/>
        </w:rPr>
        <w:t>accuracy of the learned ROP parameters.  Random planners build a tree by randomly placing tree nodes in the joint parameter space. A trajectory from start to goal is generated by finding the most optimal connection of the nodes in the tree</w:t>
      </w:r>
      <w:r w:rsidR="00691B69">
        <w:rPr>
          <w:kern w:val="0"/>
        </w:rPr>
        <w:t xml:space="preserve">. </w:t>
      </w:r>
      <w:r w:rsidR="00554F7E">
        <w:rPr>
          <w:kern w:val="0"/>
        </w:rPr>
        <w:t>The number of allowed</w:t>
      </w:r>
      <w:r w:rsidR="007167DD">
        <w:rPr>
          <w:kern w:val="0"/>
        </w:rPr>
        <w:t xml:space="preserve"> planning</w:t>
      </w:r>
      <w:r w:rsidR="00554F7E">
        <w:rPr>
          <w:kern w:val="0"/>
        </w:rPr>
        <w:t xml:space="preserve"> iterations </w:t>
      </w:r>
      <w:r w:rsidR="00322308">
        <w:rPr>
          <w:kern w:val="0"/>
        </w:rPr>
        <w:t>was</w:t>
      </w:r>
      <w:r w:rsidR="00554F7E">
        <w:rPr>
          <w:kern w:val="0"/>
        </w:rPr>
        <w:t xml:space="preserve"> limited </w:t>
      </w:r>
      <w:r w:rsidR="00DA69B4">
        <w:rPr>
          <w:kern w:val="0"/>
        </w:rPr>
        <w:t xml:space="preserve">to ensure </w:t>
      </w:r>
      <w:r w:rsidR="00787C4C">
        <w:rPr>
          <w:kern w:val="0"/>
        </w:rPr>
        <w:t>a solution</w:t>
      </w:r>
      <w:r w:rsidR="0017597E">
        <w:rPr>
          <w:kern w:val="0"/>
        </w:rPr>
        <w:t xml:space="preserve"> for safe real-time robot reactive response to dynamic obstacles (e.g., human)</w:t>
      </w:r>
      <w:r w:rsidR="00554F7E">
        <w:rPr>
          <w:kern w:val="0"/>
        </w:rPr>
        <w:t xml:space="preserve">.  Therefore, during a few cycles the random planners selected trajectories that were significantly less optimal than most </w:t>
      </w:r>
      <w:r w:rsidR="00EA5AF5">
        <w:rPr>
          <w:kern w:val="0"/>
        </w:rPr>
        <w:t>other</w:t>
      </w:r>
      <w:r w:rsidR="00554F7E">
        <w:rPr>
          <w:kern w:val="0"/>
        </w:rPr>
        <w:t xml:space="preserve"> robot cycles</w:t>
      </w:r>
      <w:r w:rsidR="00BE5A67">
        <w:rPr>
          <w:kern w:val="0"/>
        </w:rPr>
        <w:t xml:space="preserve">, as indicated by the spikes in actual trajectory times in </w:t>
      </w:r>
      <w:r w:rsidR="0073086A">
        <w:rPr>
          <w:kern w:val="0"/>
        </w:rPr>
        <w:t>Fig.</w:t>
      </w:r>
      <w:r w:rsidR="00BE5A67">
        <w:rPr>
          <w:kern w:val="0"/>
        </w:rPr>
        <w:t xml:space="preserve"> </w:t>
      </w:r>
      <w:r w:rsidR="008D2B5F">
        <w:rPr>
          <w:kern w:val="0"/>
        </w:rPr>
        <w:fldChar w:fldCharType="begin"/>
      </w:r>
      <w:r w:rsidR="008D2B5F">
        <w:rPr>
          <w:kern w:val="0"/>
        </w:rPr>
        <w:instrText xml:space="preserve"> REF _Ref56597884 \h \# "0"</w:instrText>
      </w:r>
      <w:r w:rsidR="008D2B5F">
        <w:rPr>
          <w:kern w:val="0"/>
        </w:rPr>
      </w:r>
      <w:r w:rsidR="008D2B5F">
        <w:rPr>
          <w:kern w:val="0"/>
        </w:rPr>
        <w:fldChar w:fldCharType="separate"/>
      </w:r>
      <w:r w:rsidR="0053008A">
        <w:rPr>
          <w:kern w:val="0"/>
        </w:rPr>
        <w:t>5</w:t>
      </w:r>
      <w:r w:rsidR="008D2B5F">
        <w:rPr>
          <w:kern w:val="0"/>
        </w:rPr>
        <w:fldChar w:fldCharType="end"/>
      </w:r>
      <w:r w:rsidR="00554F7E">
        <w:rPr>
          <w:kern w:val="0"/>
        </w:rPr>
        <w:t xml:space="preserve">. Those instances had very large planning times, so the </w:t>
      </w:r>
      <w:r w:rsidR="00EC5189">
        <w:rPr>
          <w:kern w:val="0"/>
        </w:rPr>
        <w:t>risk estimation reached an unusually large value for those cycles</w:t>
      </w:r>
      <w:r w:rsidR="00183077">
        <w:rPr>
          <w:kern w:val="0"/>
        </w:rPr>
        <w:t xml:space="preserve">, shown </w:t>
      </w:r>
      <w:r w:rsidR="008B76C0">
        <w:rPr>
          <w:kern w:val="0"/>
        </w:rPr>
        <w:t xml:space="preserve">by the spikes in in </w:t>
      </w:r>
      <w:r w:rsidR="0073086A">
        <w:rPr>
          <w:kern w:val="0"/>
        </w:rPr>
        <w:t>Fig.</w:t>
      </w:r>
      <w:r w:rsidR="008B76C0">
        <w:rPr>
          <w:kern w:val="0"/>
        </w:rPr>
        <w:t xml:space="preserve"> </w:t>
      </w:r>
      <w:r w:rsidR="008B76C0">
        <w:rPr>
          <w:kern w:val="0"/>
        </w:rPr>
        <w:fldChar w:fldCharType="begin"/>
      </w:r>
      <w:r w:rsidR="008B76C0">
        <w:rPr>
          <w:kern w:val="0"/>
        </w:rPr>
        <w:instrText xml:space="preserve"> REF _Ref56435665 \h \# "0"</w:instrText>
      </w:r>
      <w:r w:rsidR="008B76C0">
        <w:rPr>
          <w:kern w:val="0"/>
        </w:rPr>
      </w:r>
      <w:r w:rsidR="008B76C0">
        <w:rPr>
          <w:kern w:val="0"/>
        </w:rPr>
        <w:fldChar w:fldCharType="separate"/>
      </w:r>
      <w:r w:rsidR="0053008A">
        <w:rPr>
          <w:kern w:val="0"/>
        </w:rPr>
        <w:t>6</w:t>
      </w:r>
      <w:r w:rsidR="008B76C0">
        <w:rPr>
          <w:kern w:val="0"/>
        </w:rPr>
        <w:fldChar w:fldCharType="end"/>
      </w:r>
      <w:r w:rsidR="00EC5189">
        <w:rPr>
          <w:kern w:val="0"/>
        </w:rPr>
        <w:t xml:space="preserve">. This caused a slight increase in </w:t>
      </w:r>
      <w:r w:rsidR="00F629E7">
        <w:rPr>
          <w:kern w:val="0"/>
        </w:rPr>
        <w:t xml:space="preserve">ROP </w:t>
      </w:r>
      <w:r w:rsidR="00EC5189">
        <w:rPr>
          <w:kern w:val="0"/>
        </w:rPr>
        <w:t>parameter</w:t>
      </w:r>
      <w:r w:rsidR="00037F0E">
        <w:rPr>
          <w:kern w:val="0"/>
        </w:rPr>
        <w:t xml:space="preserve"> weight</w:t>
      </w:r>
      <w:r w:rsidR="00574FC9">
        <w:rPr>
          <w:kern w:val="0"/>
        </w:rPr>
        <w:t>s</w:t>
      </w:r>
      <w:r w:rsidR="00EC5189">
        <w:rPr>
          <w:kern w:val="0"/>
        </w:rPr>
        <w:t xml:space="preserve"> after those cycles</w:t>
      </w:r>
      <w:r w:rsidR="007025FF">
        <w:rPr>
          <w:kern w:val="0"/>
        </w:rPr>
        <w:t xml:space="preserve"> due to </w:t>
      </w:r>
      <w:r w:rsidR="00405884">
        <w:rPr>
          <w:kern w:val="0"/>
        </w:rPr>
        <w:t>continuous adaptation</w:t>
      </w:r>
      <w:r w:rsidR="00574FC9">
        <w:rPr>
          <w:kern w:val="0"/>
        </w:rPr>
        <w:t xml:space="preserve"> of the weights as new data is </w:t>
      </w:r>
      <w:r w:rsidR="00F86880">
        <w:rPr>
          <w:kern w:val="0"/>
        </w:rPr>
        <w:t>acquired</w:t>
      </w:r>
      <w:r w:rsidR="00EC5189">
        <w:rPr>
          <w:kern w:val="0"/>
        </w:rPr>
        <w:t>. Then the parameters would require a few cycles to return to correct values again</w:t>
      </w:r>
      <w:r w:rsidR="005D4FA9">
        <w:rPr>
          <w:kern w:val="0"/>
        </w:rPr>
        <w:t xml:space="preserve">, </w:t>
      </w:r>
      <w:r w:rsidR="00824F7E">
        <w:rPr>
          <w:kern w:val="0"/>
        </w:rPr>
        <w:t xml:space="preserve">as shown </w:t>
      </w:r>
      <w:r w:rsidR="005D4FA9">
        <w:rPr>
          <w:kern w:val="0"/>
        </w:rPr>
        <w:t xml:space="preserve">in </w:t>
      </w:r>
      <w:r w:rsidR="0073086A">
        <w:rPr>
          <w:kern w:val="0"/>
        </w:rPr>
        <w:t>Fig.</w:t>
      </w:r>
      <w:r w:rsidR="005D4FA9">
        <w:rPr>
          <w:kern w:val="0"/>
        </w:rPr>
        <w:t xml:space="preserve"> </w:t>
      </w:r>
      <w:r w:rsidR="005D4FA9">
        <w:rPr>
          <w:kern w:val="0"/>
        </w:rPr>
        <w:fldChar w:fldCharType="begin"/>
      </w:r>
      <w:r w:rsidR="005D4FA9">
        <w:rPr>
          <w:kern w:val="0"/>
        </w:rPr>
        <w:instrText xml:space="preserve"> REF _Ref56435620 \h \# "0"</w:instrText>
      </w:r>
      <w:r w:rsidR="005D4FA9">
        <w:rPr>
          <w:kern w:val="0"/>
        </w:rPr>
      </w:r>
      <w:r w:rsidR="005D4FA9">
        <w:rPr>
          <w:kern w:val="0"/>
        </w:rPr>
        <w:fldChar w:fldCharType="separate"/>
      </w:r>
      <w:r w:rsidR="0053008A">
        <w:rPr>
          <w:kern w:val="0"/>
        </w:rPr>
        <w:t>7</w:t>
      </w:r>
      <w:r w:rsidR="005D4FA9">
        <w:rPr>
          <w:kern w:val="0"/>
        </w:rPr>
        <w:fldChar w:fldCharType="end"/>
      </w:r>
      <w:r w:rsidR="00EC5189">
        <w:rPr>
          <w:kern w:val="0"/>
        </w:rPr>
        <w:t>.</w:t>
      </w:r>
      <w:r w:rsidR="004A76B3">
        <w:rPr>
          <w:kern w:val="0"/>
        </w:rPr>
        <w:t xml:space="preserve"> </w:t>
      </w:r>
    </w:p>
    <w:p w14:paraId="57857CCD" w14:textId="53D19FBD" w:rsidR="00695154" w:rsidRDefault="00695154" w:rsidP="00A43894">
      <w:pPr>
        <w:pStyle w:val="BodyTextIndent"/>
        <w:rPr>
          <w:kern w:val="0"/>
        </w:rPr>
      </w:pPr>
    </w:p>
    <w:p w14:paraId="754A6515" w14:textId="20FA1875" w:rsidR="00535CFC" w:rsidRDefault="00F1076B" w:rsidP="00FC4AAE">
      <w:pPr>
        <w:pStyle w:val="BodyTextIndent"/>
        <w:rPr>
          <w:kern w:val="0"/>
        </w:rPr>
      </w:pPr>
      <w:r>
        <w:rPr>
          <w:noProof/>
          <w:kern w:val="0"/>
        </w:rPr>
        <mc:AlternateContent>
          <mc:Choice Requires="wps">
            <w:drawing>
              <wp:anchor distT="0" distB="0" distL="114300" distR="114300" simplePos="0" relativeHeight="251658240" behindDoc="0" locked="0" layoutInCell="1" allowOverlap="1" wp14:anchorId="36D906E1" wp14:editId="755AD615">
                <wp:simplePos x="0" y="0"/>
                <wp:positionH relativeFrom="margin">
                  <wp:align>right</wp:align>
                </wp:positionH>
                <wp:positionV relativeFrom="paragraph">
                  <wp:posOffset>459105</wp:posOffset>
                </wp:positionV>
                <wp:extent cx="3225165" cy="2337435"/>
                <wp:effectExtent l="0" t="0" r="0" b="5715"/>
                <wp:wrapSquare wrapText="bothSides"/>
                <wp:docPr id="54" name="Text Box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225165" cy="2337435"/>
                        </a:xfrm>
                        <a:prstGeom prst="rect">
                          <a:avLst/>
                        </a:prstGeom>
                        <a:solidFill>
                          <a:schemeClr val="lt1"/>
                        </a:solidFill>
                        <a:ln w="6350">
                          <a:noFill/>
                        </a:ln>
                      </wps:spPr>
                      <wps:txbx>
                        <w:txbxContent>
                          <w:p w14:paraId="3F85988F" w14:textId="1FE8A3E2" w:rsidR="003D34F3" w:rsidRPr="000F0068" w:rsidRDefault="003D34F3" w:rsidP="005213F3">
                            <w:pPr>
                              <w:pStyle w:val="Caption"/>
                              <w:spacing w:before="20" w:after="0"/>
                              <w:rPr>
                                <w:i w:val="0"/>
                                <w:iCs w:val="0"/>
                                <w:color w:val="000000" w:themeColor="text1"/>
                              </w:rPr>
                            </w:pPr>
                            <w:bookmarkStart w:id="76" w:name="_Ref56349911"/>
                            <w:r w:rsidRPr="000F0068">
                              <w:rPr>
                                <w:rFonts w:ascii="Arial" w:hAnsi="Arial" w:cs="Arial"/>
                                <w:b/>
                                <w:bCs/>
                                <w:i w:val="0"/>
                                <w:iCs w:val="0"/>
                                <w:color w:val="000000" w:themeColor="text1"/>
                                <w:sz w:val="20"/>
                                <w:szCs w:val="20"/>
                              </w:rPr>
                              <w:t xml:space="preserve">TABLE </w:t>
                            </w:r>
                            <w:r w:rsidRPr="000F0068">
                              <w:rPr>
                                <w:rFonts w:ascii="Arial" w:hAnsi="Arial" w:cs="Arial"/>
                                <w:b/>
                                <w:bCs/>
                                <w:i w:val="0"/>
                                <w:iCs w:val="0"/>
                                <w:color w:val="000000" w:themeColor="text1"/>
                                <w:sz w:val="20"/>
                                <w:szCs w:val="20"/>
                              </w:rPr>
                              <w:fldChar w:fldCharType="begin"/>
                            </w:r>
                            <w:r w:rsidRPr="000F0068">
                              <w:rPr>
                                <w:rFonts w:ascii="Arial" w:hAnsi="Arial" w:cs="Arial"/>
                                <w:b/>
                                <w:bCs/>
                                <w:i w:val="0"/>
                                <w:iCs w:val="0"/>
                                <w:color w:val="000000" w:themeColor="text1"/>
                                <w:sz w:val="20"/>
                                <w:szCs w:val="20"/>
                              </w:rPr>
                              <w:instrText xml:space="preserve"> SEQ Table \* ARABIC </w:instrText>
                            </w:r>
                            <w:r w:rsidRPr="000F0068">
                              <w:rPr>
                                <w:rFonts w:ascii="Arial" w:hAnsi="Arial" w:cs="Arial"/>
                                <w:b/>
                                <w:bCs/>
                                <w:i w:val="0"/>
                                <w:iCs w:val="0"/>
                                <w:color w:val="000000" w:themeColor="text1"/>
                                <w:sz w:val="20"/>
                                <w:szCs w:val="20"/>
                              </w:rPr>
                              <w:fldChar w:fldCharType="separate"/>
                            </w:r>
                            <w:r w:rsidR="0053008A">
                              <w:rPr>
                                <w:rFonts w:ascii="Arial" w:hAnsi="Arial" w:cs="Arial"/>
                                <w:b/>
                                <w:bCs/>
                                <w:i w:val="0"/>
                                <w:iCs w:val="0"/>
                                <w:noProof/>
                                <w:color w:val="000000" w:themeColor="text1"/>
                                <w:sz w:val="20"/>
                                <w:szCs w:val="20"/>
                              </w:rPr>
                              <w:t>4</w:t>
                            </w:r>
                            <w:r w:rsidRPr="000F0068">
                              <w:rPr>
                                <w:rFonts w:ascii="Arial" w:hAnsi="Arial" w:cs="Arial"/>
                                <w:b/>
                                <w:bCs/>
                                <w:i w:val="0"/>
                                <w:iCs w:val="0"/>
                                <w:color w:val="000000" w:themeColor="text1"/>
                                <w:sz w:val="20"/>
                                <w:szCs w:val="20"/>
                              </w:rPr>
                              <w:fldChar w:fldCharType="end"/>
                            </w:r>
                            <w:bookmarkEnd w:id="76"/>
                            <w:r w:rsidRPr="000F0068">
                              <w:rPr>
                                <w:rFonts w:ascii="Arial" w:hAnsi="Arial" w:cs="Arial"/>
                                <w:b/>
                                <w:bCs/>
                                <w:i w:val="0"/>
                                <w:iCs w:val="0"/>
                                <w:color w:val="000000" w:themeColor="text1"/>
                                <w:sz w:val="20"/>
                                <w:szCs w:val="20"/>
                              </w:rPr>
                              <w:t>.</w:t>
                            </w:r>
                            <w:r w:rsidRPr="000F0068">
                              <w:rPr>
                                <w:i w:val="0"/>
                                <w:iCs w:val="0"/>
                                <w:color w:val="000000" w:themeColor="text1"/>
                                <w:sz w:val="20"/>
                                <w:szCs w:val="20"/>
                              </w:rPr>
                              <w:t xml:space="preserve"> </w:t>
                            </w:r>
                            <w:r w:rsidRPr="00D476B0">
                              <w:rPr>
                                <w:i w:val="0"/>
                                <w:iCs w:val="0"/>
                                <w:color w:val="000000" w:themeColor="text1"/>
                              </w:rPr>
                              <w:t xml:space="preserve">SIMULATED </w:t>
                            </w:r>
                            <w:r w:rsidRPr="000F0068">
                              <w:rPr>
                                <w:i w:val="0"/>
                                <w:iCs w:val="0"/>
                                <w:color w:val="000000" w:themeColor="text1"/>
                              </w:rPr>
                              <w:t>EXPERIMENTAL RESULTS</w:t>
                            </w:r>
                          </w:p>
                          <w:tbl>
                            <w:tblPr>
                              <w:tblStyle w:val="TableGrid"/>
                              <w:tblW w:w="5131" w:type="dxa"/>
                              <w:jc w:val="center"/>
                              <w:tblCellMar>
                                <w:left w:w="58" w:type="dxa"/>
                                <w:right w:w="58" w:type="dxa"/>
                              </w:tblCellMar>
                              <w:tblLook w:val="04A0" w:firstRow="1" w:lastRow="0" w:firstColumn="1" w:lastColumn="0" w:noHBand="0" w:noVBand="1"/>
                            </w:tblPr>
                            <w:tblGrid>
                              <w:gridCol w:w="3024"/>
                              <w:gridCol w:w="720"/>
                              <w:gridCol w:w="667"/>
                              <w:gridCol w:w="720"/>
                            </w:tblGrid>
                            <w:tr w:rsidR="003D34F3" w:rsidRPr="000F0068" w14:paraId="2F077C80" w14:textId="77777777" w:rsidTr="00EC6D5A">
                              <w:trPr>
                                <w:jc w:val="center"/>
                              </w:trPr>
                              <w:tc>
                                <w:tcPr>
                                  <w:tcW w:w="5131" w:type="dxa"/>
                                  <w:gridSpan w:val="4"/>
                                </w:tcPr>
                                <w:p w14:paraId="4D32C049" w14:textId="77777777" w:rsidR="003D34F3" w:rsidRPr="00272FB3" w:rsidRDefault="003D34F3" w:rsidP="0085163C">
                                  <w:pPr>
                                    <w:pStyle w:val="BodyTextIndent"/>
                                    <w:ind w:firstLine="0"/>
                                    <w:jc w:val="center"/>
                                    <w:rPr>
                                      <w:color w:val="000000" w:themeColor="text1"/>
                                      <w:sz w:val="18"/>
                                      <w:szCs w:val="18"/>
                                    </w:rPr>
                                  </w:pPr>
                                  <w:r w:rsidRPr="00272FB3">
                                    <w:rPr>
                                      <w:color w:val="000000" w:themeColor="text1"/>
                                      <w:sz w:val="18"/>
                                      <w:szCs w:val="18"/>
                                    </w:rPr>
                                    <w:t>Trajectory Duration Statistics (seconds</w:t>
                                  </w:r>
                                  <w:r>
                                    <w:rPr>
                                      <w:color w:val="000000" w:themeColor="text1"/>
                                      <w:sz w:val="18"/>
                                      <w:szCs w:val="18"/>
                                    </w:rPr>
                                    <w:t xml:space="preserve"> unless noted otherwise</w:t>
                                  </w:r>
                                  <w:r w:rsidRPr="00272FB3">
                                    <w:rPr>
                                      <w:color w:val="000000" w:themeColor="text1"/>
                                      <w:sz w:val="18"/>
                                      <w:szCs w:val="18"/>
                                    </w:rPr>
                                    <w:t>)</w:t>
                                  </w:r>
                                </w:p>
                              </w:tc>
                            </w:tr>
                            <w:tr w:rsidR="003D34F3" w:rsidRPr="000F0068" w14:paraId="0594427D" w14:textId="77777777" w:rsidTr="00EC6D5A">
                              <w:trPr>
                                <w:jc w:val="center"/>
                              </w:trPr>
                              <w:tc>
                                <w:tcPr>
                                  <w:tcW w:w="3024" w:type="dxa"/>
                                </w:tcPr>
                                <w:p w14:paraId="4D3FF505"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Planne</w:t>
                                  </w:r>
                                  <w:r>
                                    <w:rPr>
                                      <w:color w:val="000000" w:themeColor="text1"/>
                                      <w:sz w:val="18"/>
                                      <w:szCs w:val="18"/>
                                    </w:rPr>
                                    <w:t>r</w:t>
                                  </w:r>
                                </w:p>
                              </w:tc>
                              <w:tc>
                                <w:tcPr>
                                  <w:tcW w:w="720" w:type="dxa"/>
                                </w:tcPr>
                                <w:p w14:paraId="29A79556"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BiRRT</w:t>
                                  </w:r>
                                </w:p>
                              </w:tc>
                              <w:tc>
                                <w:tcPr>
                                  <w:tcW w:w="667" w:type="dxa"/>
                                </w:tcPr>
                                <w:p w14:paraId="1D18D9E3"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PRM</w:t>
                                  </w:r>
                                </w:p>
                              </w:tc>
                              <w:tc>
                                <w:tcPr>
                                  <w:tcW w:w="720" w:type="dxa"/>
                                </w:tcPr>
                                <w:p w14:paraId="5D6BA48B"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SPARS</w:t>
                                  </w:r>
                                </w:p>
                              </w:tc>
                            </w:tr>
                            <w:tr w:rsidR="003D34F3" w:rsidRPr="000F0068" w14:paraId="65950C6F" w14:textId="77777777" w:rsidTr="00EC6D5A">
                              <w:trPr>
                                <w:jc w:val="center"/>
                              </w:trPr>
                              <w:tc>
                                <w:tcPr>
                                  <w:tcW w:w="3024" w:type="dxa"/>
                                </w:tcPr>
                                <w:p w14:paraId="23C76EA8" w14:textId="77777777" w:rsidR="003D34F3" w:rsidRPr="00272FB3" w:rsidRDefault="003D34F3" w:rsidP="0085163C">
                                  <w:pPr>
                                    <w:pStyle w:val="BodyTextIndent"/>
                                    <w:ind w:firstLine="0"/>
                                    <w:jc w:val="left"/>
                                    <w:rPr>
                                      <w:color w:val="000000" w:themeColor="text1"/>
                                      <w:sz w:val="18"/>
                                      <w:szCs w:val="18"/>
                                    </w:rPr>
                                  </w:pPr>
                                  <w:r>
                                    <w:rPr>
                                      <w:color w:val="000000" w:themeColor="text1"/>
                                      <w:sz w:val="18"/>
                                      <w:szCs w:val="18"/>
                                    </w:rPr>
                                    <w:t>Nominal (no obstacle)</w:t>
                                  </w:r>
                                  <w:r w:rsidRPr="00272FB3">
                                    <w:rPr>
                                      <w:color w:val="000000" w:themeColor="text1"/>
                                      <w:sz w:val="18"/>
                                      <w:szCs w:val="18"/>
                                    </w:rPr>
                                    <w:t>-Average</w:t>
                                  </w:r>
                                </w:p>
                              </w:tc>
                              <w:tc>
                                <w:tcPr>
                                  <w:tcW w:w="720" w:type="dxa"/>
                                </w:tcPr>
                                <w:p w14:paraId="34ECF42E"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6.92</w:t>
                                  </w:r>
                                </w:p>
                              </w:tc>
                              <w:tc>
                                <w:tcPr>
                                  <w:tcW w:w="667" w:type="dxa"/>
                                </w:tcPr>
                                <w:p w14:paraId="016057B1"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6.92</w:t>
                                  </w:r>
                                </w:p>
                              </w:tc>
                              <w:tc>
                                <w:tcPr>
                                  <w:tcW w:w="720" w:type="dxa"/>
                                </w:tcPr>
                                <w:p w14:paraId="6810BFA5"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7.0</w:t>
                                  </w:r>
                                  <w:r>
                                    <w:rPr>
                                      <w:color w:val="000000" w:themeColor="text1"/>
                                      <w:sz w:val="18"/>
                                      <w:szCs w:val="18"/>
                                    </w:rPr>
                                    <w:t>1</w:t>
                                  </w:r>
                                </w:p>
                              </w:tc>
                            </w:tr>
                            <w:tr w:rsidR="003D34F3" w:rsidRPr="000F0068" w14:paraId="03018B95" w14:textId="77777777" w:rsidTr="00EC6D5A">
                              <w:trPr>
                                <w:jc w:val="center"/>
                              </w:trPr>
                              <w:tc>
                                <w:tcPr>
                                  <w:tcW w:w="3024" w:type="dxa"/>
                                </w:tcPr>
                                <w:p w14:paraId="220AEE6B" w14:textId="77777777" w:rsidR="003D34F3" w:rsidRPr="00272FB3" w:rsidRDefault="003D34F3" w:rsidP="0085163C">
                                  <w:pPr>
                                    <w:pStyle w:val="BodyTextIndent"/>
                                    <w:ind w:firstLine="0"/>
                                    <w:jc w:val="left"/>
                                    <w:rPr>
                                      <w:color w:val="000000" w:themeColor="text1"/>
                                      <w:sz w:val="18"/>
                                      <w:szCs w:val="18"/>
                                    </w:rPr>
                                  </w:pPr>
                                  <w:r>
                                    <w:rPr>
                                      <w:color w:val="000000" w:themeColor="text1"/>
                                      <w:sz w:val="18"/>
                                      <w:szCs w:val="18"/>
                                    </w:rPr>
                                    <w:t>Nominal (no obs.)</w:t>
                                  </w:r>
                                  <w:r w:rsidRPr="00272FB3">
                                    <w:rPr>
                                      <w:color w:val="000000" w:themeColor="text1"/>
                                      <w:sz w:val="18"/>
                                      <w:szCs w:val="18"/>
                                    </w:rPr>
                                    <w:t>-Std</w:t>
                                  </w:r>
                                  <w:r>
                                    <w:rPr>
                                      <w:color w:val="000000" w:themeColor="text1"/>
                                      <w:sz w:val="18"/>
                                      <w:szCs w:val="18"/>
                                    </w:rPr>
                                    <w:t>.</w:t>
                                  </w:r>
                                  <w:r w:rsidRPr="00272FB3">
                                    <w:rPr>
                                      <w:color w:val="000000" w:themeColor="text1"/>
                                      <w:sz w:val="18"/>
                                      <w:szCs w:val="18"/>
                                    </w:rPr>
                                    <w:t xml:space="preserve"> Deviation</w:t>
                                  </w:r>
                                </w:p>
                              </w:tc>
                              <w:tc>
                                <w:tcPr>
                                  <w:tcW w:w="720" w:type="dxa"/>
                                </w:tcPr>
                                <w:p w14:paraId="18694E86"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0.611</w:t>
                                  </w:r>
                                </w:p>
                              </w:tc>
                              <w:tc>
                                <w:tcPr>
                                  <w:tcW w:w="667" w:type="dxa"/>
                                </w:tcPr>
                                <w:p w14:paraId="1AF62161"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0.607</w:t>
                                  </w:r>
                                </w:p>
                              </w:tc>
                              <w:tc>
                                <w:tcPr>
                                  <w:tcW w:w="720" w:type="dxa"/>
                                </w:tcPr>
                                <w:p w14:paraId="6F6B50A4"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0.</w:t>
                                  </w:r>
                                  <w:r>
                                    <w:rPr>
                                      <w:color w:val="000000" w:themeColor="text1"/>
                                      <w:sz w:val="18"/>
                                      <w:szCs w:val="18"/>
                                    </w:rPr>
                                    <w:t>910</w:t>
                                  </w:r>
                                </w:p>
                              </w:tc>
                            </w:tr>
                            <w:tr w:rsidR="003D34F3" w:rsidRPr="000F0068" w14:paraId="47C870B4" w14:textId="77777777" w:rsidTr="00EC6D5A">
                              <w:trPr>
                                <w:jc w:val="center"/>
                              </w:trPr>
                              <w:tc>
                                <w:tcPr>
                                  <w:tcW w:w="3024" w:type="dxa"/>
                                  <w:shd w:val="clear" w:color="auto" w:fill="EDEDED" w:themeFill="accent3" w:themeFillTint="33"/>
                                </w:tcPr>
                                <w:p w14:paraId="6D548B19"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Actual w/o OPV-Average</w:t>
                                  </w:r>
                                </w:p>
                              </w:tc>
                              <w:tc>
                                <w:tcPr>
                                  <w:tcW w:w="720" w:type="dxa"/>
                                  <w:shd w:val="clear" w:color="auto" w:fill="EDEDED" w:themeFill="accent3" w:themeFillTint="33"/>
                                </w:tcPr>
                                <w:p w14:paraId="5F693239"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26.87</w:t>
                                  </w:r>
                                </w:p>
                              </w:tc>
                              <w:tc>
                                <w:tcPr>
                                  <w:tcW w:w="667" w:type="dxa"/>
                                  <w:shd w:val="clear" w:color="auto" w:fill="EDEDED" w:themeFill="accent3" w:themeFillTint="33"/>
                                </w:tcPr>
                                <w:p w14:paraId="61B89417"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41.71</w:t>
                                  </w:r>
                                </w:p>
                              </w:tc>
                              <w:tc>
                                <w:tcPr>
                                  <w:tcW w:w="720" w:type="dxa"/>
                                  <w:shd w:val="clear" w:color="auto" w:fill="EDEDED" w:themeFill="accent3" w:themeFillTint="33"/>
                                </w:tcPr>
                                <w:p w14:paraId="011618F7" w14:textId="77777777" w:rsidR="003D34F3" w:rsidRPr="00272FB3" w:rsidRDefault="003D34F3" w:rsidP="0085163C">
                                  <w:pPr>
                                    <w:pStyle w:val="BodyTextIndent"/>
                                    <w:ind w:firstLine="0"/>
                                    <w:jc w:val="left"/>
                                    <w:rPr>
                                      <w:color w:val="000000" w:themeColor="text1"/>
                                      <w:sz w:val="18"/>
                                      <w:szCs w:val="18"/>
                                    </w:rPr>
                                  </w:pPr>
                                  <w:r>
                                    <w:rPr>
                                      <w:color w:val="000000" w:themeColor="text1"/>
                                      <w:sz w:val="18"/>
                                      <w:szCs w:val="18"/>
                                    </w:rPr>
                                    <w:t>49.93</w:t>
                                  </w:r>
                                </w:p>
                              </w:tc>
                            </w:tr>
                            <w:tr w:rsidR="003D34F3" w:rsidRPr="000F0068" w14:paraId="0BC1D202" w14:textId="77777777" w:rsidTr="00EC6D5A">
                              <w:trPr>
                                <w:jc w:val="center"/>
                              </w:trPr>
                              <w:tc>
                                <w:tcPr>
                                  <w:tcW w:w="3024" w:type="dxa"/>
                                  <w:shd w:val="clear" w:color="auto" w:fill="EDEDED" w:themeFill="accent3" w:themeFillTint="33"/>
                                </w:tcPr>
                                <w:p w14:paraId="6F989356"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Actual w/o OPV-Std. Deviation</w:t>
                                  </w:r>
                                </w:p>
                              </w:tc>
                              <w:tc>
                                <w:tcPr>
                                  <w:tcW w:w="720" w:type="dxa"/>
                                  <w:shd w:val="clear" w:color="auto" w:fill="EDEDED" w:themeFill="accent3" w:themeFillTint="33"/>
                                </w:tcPr>
                                <w:p w14:paraId="4B594FC4"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9.72</w:t>
                                  </w:r>
                                </w:p>
                              </w:tc>
                              <w:tc>
                                <w:tcPr>
                                  <w:tcW w:w="667" w:type="dxa"/>
                                  <w:shd w:val="clear" w:color="auto" w:fill="EDEDED" w:themeFill="accent3" w:themeFillTint="33"/>
                                </w:tcPr>
                                <w:p w14:paraId="3C55E00E"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11.78</w:t>
                                  </w:r>
                                </w:p>
                              </w:tc>
                              <w:tc>
                                <w:tcPr>
                                  <w:tcW w:w="720" w:type="dxa"/>
                                  <w:shd w:val="clear" w:color="auto" w:fill="EDEDED" w:themeFill="accent3" w:themeFillTint="33"/>
                                </w:tcPr>
                                <w:p w14:paraId="4581485C" w14:textId="77777777" w:rsidR="003D34F3" w:rsidRPr="00272FB3" w:rsidRDefault="003D34F3" w:rsidP="0085163C">
                                  <w:pPr>
                                    <w:pStyle w:val="BodyTextIndent"/>
                                    <w:ind w:firstLine="0"/>
                                    <w:jc w:val="left"/>
                                    <w:rPr>
                                      <w:color w:val="000000" w:themeColor="text1"/>
                                      <w:sz w:val="18"/>
                                      <w:szCs w:val="18"/>
                                    </w:rPr>
                                  </w:pPr>
                                  <w:r>
                                    <w:rPr>
                                      <w:color w:val="000000" w:themeColor="text1"/>
                                      <w:sz w:val="18"/>
                                      <w:szCs w:val="18"/>
                                    </w:rPr>
                                    <w:t>17.36</w:t>
                                  </w:r>
                                </w:p>
                              </w:tc>
                            </w:tr>
                            <w:tr w:rsidR="003D34F3" w:rsidRPr="000F0068" w14:paraId="2F87DB9D" w14:textId="77777777" w:rsidTr="00EC6D5A">
                              <w:trPr>
                                <w:jc w:val="center"/>
                              </w:trPr>
                              <w:tc>
                                <w:tcPr>
                                  <w:tcW w:w="3024" w:type="dxa"/>
                                  <w:shd w:val="clear" w:color="auto" w:fill="EDEDED" w:themeFill="accent3" w:themeFillTint="33"/>
                                </w:tcPr>
                                <w:p w14:paraId="25A24F60" w14:textId="77777777" w:rsidR="003D34F3" w:rsidRPr="00EC5CF1" w:rsidRDefault="003D34F3" w:rsidP="0085163C">
                                  <w:pPr>
                                    <w:pStyle w:val="BodyTextIndent"/>
                                    <w:ind w:firstLine="0"/>
                                    <w:jc w:val="left"/>
                                    <w:rPr>
                                      <w:color w:val="000000" w:themeColor="text1"/>
                                      <w:sz w:val="18"/>
                                      <w:szCs w:val="18"/>
                                    </w:rPr>
                                  </w:pPr>
                                  <w:r w:rsidRPr="00EC5CF1">
                                    <w:rPr>
                                      <w:color w:val="000000" w:themeColor="text1"/>
                                      <w:sz w:val="18"/>
                                      <w:szCs w:val="18"/>
                                    </w:rPr>
                                    <w:t xml:space="preserve">Actual w/o OPV-% of </w:t>
                                  </w:r>
                                  <w:r>
                                    <w:rPr>
                                      <w:color w:val="000000" w:themeColor="text1"/>
                                      <w:sz w:val="18"/>
                                      <w:szCs w:val="18"/>
                                    </w:rPr>
                                    <w:t>Nominal</w:t>
                                  </w:r>
                                </w:p>
                              </w:tc>
                              <w:tc>
                                <w:tcPr>
                                  <w:tcW w:w="720" w:type="dxa"/>
                                  <w:shd w:val="clear" w:color="auto" w:fill="EDEDED" w:themeFill="accent3" w:themeFillTint="33"/>
                                </w:tcPr>
                                <w:p w14:paraId="5ECBD5A3" w14:textId="77777777" w:rsidR="003D34F3" w:rsidRPr="00EC5CF1" w:rsidRDefault="003D34F3" w:rsidP="0085163C">
                                  <w:pPr>
                                    <w:pStyle w:val="BodyTextIndent"/>
                                    <w:ind w:firstLine="0"/>
                                    <w:rPr>
                                      <w:color w:val="000000" w:themeColor="text1"/>
                                      <w:sz w:val="18"/>
                                      <w:szCs w:val="18"/>
                                    </w:rPr>
                                  </w:pPr>
                                  <w:r w:rsidRPr="00EC5CF1">
                                    <w:rPr>
                                      <w:color w:val="000000" w:themeColor="text1"/>
                                      <w:sz w:val="18"/>
                                      <w:szCs w:val="18"/>
                                    </w:rPr>
                                    <w:t>3</w:t>
                                  </w:r>
                                  <w:r>
                                    <w:rPr>
                                      <w:color w:val="000000" w:themeColor="text1"/>
                                      <w:sz w:val="18"/>
                                      <w:szCs w:val="18"/>
                                    </w:rPr>
                                    <w:t>89</w:t>
                                  </w:r>
                                  <w:r w:rsidRPr="00EC5CF1">
                                    <w:rPr>
                                      <w:color w:val="000000" w:themeColor="text1"/>
                                      <w:sz w:val="18"/>
                                      <w:szCs w:val="18"/>
                                    </w:rPr>
                                    <w:t>%</w:t>
                                  </w:r>
                                </w:p>
                              </w:tc>
                              <w:tc>
                                <w:tcPr>
                                  <w:tcW w:w="667" w:type="dxa"/>
                                  <w:shd w:val="clear" w:color="auto" w:fill="EDEDED" w:themeFill="accent3" w:themeFillTint="33"/>
                                </w:tcPr>
                                <w:p w14:paraId="4CCFBE28" w14:textId="77777777" w:rsidR="003D34F3" w:rsidRPr="00EC5CF1" w:rsidRDefault="003D34F3" w:rsidP="0085163C">
                                  <w:pPr>
                                    <w:pStyle w:val="BodyTextIndent"/>
                                    <w:ind w:firstLine="0"/>
                                    <w:rPr>
                                      <w:color w:val="000000" w:themeColor="text1"/>
                                      <w:sz w:val="18"/>
                                      <w:szCs w:val="18"/>
                                    </w:rPr>
                                  </w:pPr>
                                  <w:r w:rsidRPr="00EC5CF1">
                                    <w:rPr>
                                      <w:color w:val="000000" w:themeColor="text1"/>
                                      <w:sz w:val="18"/>
                                      <w:szCs w:val="18"/>
                                    </w:rPr>
                                    <w:t>60</w:t>
                                  </w:r>
                                  <w:r>
                                    <w:rPr>
                                      <w:color w:val="000000" w:themeColor="text1"/>
                                      <w:sz w:val="18"/>
                                      <w:szCs w:val="18"/>
                                    </w:rPr>
                                    <w:t>3</w:t>
                                  </w:r>
                                  <w:r w:rsidRPr="00EC5CF1">
                                    <w:rPr>
                                      <w:color w:val="000000" w:themeColor="text1"/>
                                      <w:sz w:val="18"/>
                                      <w:szCs w:val="18"/>
                                    </w:rPr>
                                    <w:t>%</w:t>
                                  </w:r>
                                </w:p>
                              </w:tc>
                              <w:tc>
                                <w:tcPr>
                                  <w:tcW w:w="720" w:type="dxa"/>
                                  <w:shd w:val="clear" w:color="auto" w:fill="EDEDED" w:themeFill="accent3" w:themeFillTint="33"/>
                                </w:tcPr>
                                <w:p w14:paraId="58BEEC9B" w14:textId="77777777" w:rsidR="003D34F3" w:rsidRPr="00EC5CF1" w:rsidRDefault="003D34F3" w:rsidP="0085163C">
                                  <w:pPr>
                                    <w:pStyle w:val="BodyTextIndent"/>
                                    <w:ind w:firstLine="0"/>
                                    <w:jc w:val="left"/>
                                    <w:rPr>
                                      <w:color w:val="000000" w:themeColor="text1"/>
                                      <w:sz w:val="18"/>
                                      <w:szCs w:val="18"/>
                                    </w:rPr>
                                  </w:pPr>
                                  <w:r>
                                    <w:rPr>
                                      <w:color w:val="000000" w:themeColor="text1"/>
                                      <w:sz w:val="18"/>
                                      <w:szCs w:val="18"/>
                                    </w:rPr>
                                    <w:t>713</w:t>
                                  </w:r>
                                  <w:r w:rsidRPr="00EC5CF1">
                                    <w:rPr>
                                      <w:color w:val="000000" w:themeColor="text1"/>
                                      <w:sz w:val="18"/>
                                      <w:szCs w:val="18"/>
                                    </w:rPr>
                                    <w:t>%</w:t>
                                  </w:r>
                                </w:p>
                              </w:tc>
                            </w:tr>
                            <w:tr w:rsidR="003D34F3" w:rsidRPr="000F0068" w14:paraId="7FE58CDE" w14:textId="77777777" w:rsidTr="00EC6D5A">
                              <w:trPr>
                                <w:jc w:val="center"/>
                              </w:trPr>
                              <w:tc>
                                <w:tcPr>
                                  <w:tcW w:w="3024" w:type="dxa"/>
                                </w:tcPr>
                                <w:p w14:paraId="0A00DFB1"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Actual w/ OPV-Average</w:t>
                                  </w:r>
                                </w:p>
                              </w:tc>
                              <w:tc>
                                <w:tcPr>
                                  <w:tcW w:w="720" w:type="dxa"/>
                                </w:tcPr>
                                <w:p w14:paraId="5E9251FB"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25.62</w:t>
                                  </w:r>
                                </w:p>
                              </w:tc>
                              <w:tc>
                                <w:tcPr>
                                  <w:tcW w:w="667" w:type="dxa"/>
                                </w:tcPr>
                                <w:p w14:paraId="2E5FEB5E" w14:textId="77777777" w:rsidR="003D34F3" w:rsidRPr="00272FB3" w:rsidRDefault="003D34F3" w:rsidP="0085163C">
                                  <w:pPr>
                                    <w:pStyle w:val="BodyTextIndent"/>
                                    <w:ind w:firstLine="0"/>
                                    <w:rPr>
                                      <w:color w:val="000000" w:themeColor="text1"/>
                                      <w:sz w:val="18"/>
                                      <w:szCs w:val="18"/>
                                    </w:rPr>
                                  </w:pPr>
                                  <w:r>
                                    <w:rPr>
                                      <w:color w:val="000000" w:themeColor="text1"/>
                                      <w:sz w:val="18"/>
                                      <w:szCs w:val="18"/>
                                    </w:rPr>
                                    <w:t>39.00</w:t>
                                  </w:r>
                                </w:p>
                              </w:tc>
                              <w:tc>
                                <w:tcPr>
                                  <w:tcW w:w="720" w:type="dxa"/>
                                </w:tcPr>
                                <w:p w14:paraId="30D53F2E"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47.03</w:t>
                                  </w:r>
                                </w:p>
                              </w:tc>
                            </w:tr>
                            <w:tr w:rsidR="003D34F3" w:rsidRPr="000F0068" w14:paraId="7AC48ED7" w14:textId="77777777" w:rsidTr="00EC6D5A">
                              <w:trPr>
                                <w:jc w:val="center"/>
                              </w:trPr>
                              <w:tc>
                                <w:tcPr>
                                  <w:tcW w:w="3024" w:type="dxa"/>
                                </w:tcPr>
                                <w:p w14:paraId="245A1397"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Actual w/ OPV-Std. Deviation</w:t>
                                  </w:r>
                                </w:p>
                              </w:tc>
                              <w:tc>
                                <w:tcPr>
                                  <w:tcW w:w="720" w:type="dxa"/>
                                </w:tcPr>
                                <w:p w14:paraId="2EAE53E9"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9.99</w:t>
                                  </w:r>
                                </w:p>
                              </w:tc>
                              <w:tc>
                                <w:tcPr>
                                  <w:tcW w:w="667" w:type="dxa"/>
                                </w:tcPr>
                                <w:p w14:paraId="70D5D321" w14:textId="77777777" w:rsidR="003D34F3" w:rsidRPr="00272FB3" w:rsidRDefault="003D34F3" w:rsidP="0085163C">
                                  <w:pPr>
                                    <w:pStyle w:val="BodyTextIndent"/>
                                    <w:ind w:firstLine="0"/>
                                    <w:rPr>
                                      <w:color w:val="000000" w:themeColor="text1"/>
                                      <w:sz w:val="18"/>
                                      <w:szCs w:val="18"/>
                                    </w:rPr>
                                  </w:pPr>
                                  <w:r>
                                    <w:rPr>
                                      <w:color w:val="000000" w:themeColor="text1"/>
                                      <w:sz w:val="18"/>
                                      <w:szCs w:val="18"/>
                                    </w:rPr>
                                    <w:t>7.69</w:t>
                                  </w:r>
                                </w:p>
                              </w:tc>
                              <w:tc>
                                <w:tcPr>
                                  <w:tcW w:w="720" w:type="dxa"/>
                                </w:tcPr>
                                <w:p w14:paraId="56118FC0"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16.84</w:t>
                                  </w:r>
                                </w:p>
                              </w:tc>
                            </w:tr>
                            <w:tr w:rsidR="003D34F3" w:rsidRPr="000F0068" w14:paraId="36A77D7A" w14:textId="77777777" w:rsidTr="00EC6D5A">
                              <w:trPr>
                                <w:jc w:val="center"/>
                              </w:trPr>
                              <w:tc>
                                <w:tcPr>
                                  <w:tcW w:w="3024" w:type="dxa"/>
                                </w:tcPr>
                                <w:p w14:paraId="61A8C2FE" w14:textId="77777777" w:rsidR="003D34F3" w:rsidRPr="00EC5CF1" w:rsidRDefault="003D34F3" w:rsidP="0085163C">
                                  <w:pPr>
                                    <w:pStyle w:val="BodyTextIndent"/>
                                    <w:ind w:firstLine="0"/>
                                    <w:jc w:val="left"/>
                                    <w:rPr>
                                      <w:color w:val="000000" w:themeColor="text1"/>
                                      <w:sz w:val="18"/>
                                      <w:szCs w:val="18"/>
                                    </w:rPr>
                                  </w:pPr>
                                  <w:r w:rsidRPr="00EC5CF1">
                                    <w:rPr>
                                      <w:color w:val="000000" w:themeColor="text1"/>
                                      <w:sz w:val="18"/>
                                      <w:szCs w:val="18"/>
                                    </w:rPr>
                                    <w:t xml:space="preserve">Actual w/ OPV-% of </w:t>
                                  </w:r>
                                  <w:r>
                                    <w:rPr>
                                      <w:color w:val="000000" w:themeColor="text1"/>
                                      <w:sz w:val="18"/>
                                      <w:szCs w:val="18"/>
                                    </w:rPr>
                                    <w:t>Nominal</w:t>
                                  </w:r>
                                </w:p>
                              </w:tc>
                              <w:tc>
                                <w:tcPr>
                                  <w:tcW w:w="720" w:type="dxa"/>
                                </w:tcPr>
                                <w:p w14:paraId="224D71E7" w14:textId="77777777" w:rsidR="003D34F3" w:rsidRPr="00EC5CF1" w:rsidRDefault="003D34F3" w:rsidP="0085163C">
                                  <w:pPr>
                                    <w:pStyle w:val="BodyTextIndent"/>
                                    <w:ind w:firstLine="0"/>
                                    <w:rPr>
                                      <w:color w:val="000000" w:themeColor="text1"/>
                                      <w:sz w:val="18"/>
                                      <w:szCs w:val="18"/>
                                    </w:rPr>
                                  </w:pPr>
                                  <w:r w:rsidRPr="00EC5CF1">
                                    <w:rPr>
                                      <w:color w:val="000000" w:themeColor="text1"/>
                                      <w:sz w:val="18"/>
                                      <w:szCs w:val="18"/>
                                    </w:rPr>
                                    <w:t>37</w:t>
                                  </w:r>
                                  <w:r>
                                    <w:rPr>
                                      <w:color w:val="000000" w:themeColor="text1"/>
                                      <w:sz w:val="18"/>
                                      <w:szCs w:val="18"/>
                                    </w:rPr>
                                    <w:t>3</w:t>
                                  </w:r>
                                  <w:r w:rsidRPr="00EC5CF1">
                                    <w:rPr>
                                      <w:color w:val="000000" w:themeColor="text1"/>
                                      <w:sz w:val="18"/>
                                      <w:szCs w:val="18"/>
                                    </w:rPr>
                                    <w:t>%</w:t>
                                  </w:r>
                                </w:p>
                              </w:tc>
                              <w:tc>
                                <w:tcPr>
                                  <w:tcW w:w="667" w:type="dxa"/>
                                </w:tcPr>
                                <w:p w14:paraId="1017666A" w14:textId="77777777" w:rsidR="003D34F3" w:rsidRPr="00EC5CF1" w:rsidRDefault="003D34F3" w:rsidP="0085163C">
                                  <w:pPr>
                                    <w:pStyle w:val="BodyTextIndent"/>
                                    <w:ind w:firstLine="0"/>
                                    <w:rPr>
                                      <w:color w:val="000000" w:themeColor="text1"/>
                                      <w:sz w:val="18"/>
                                      <w:szCs w:val="18"/>
                                    </w:rPr>
                                  </w:pPr>
                                  <w:r w:rsidRPr="00EC5CF1">
                                    <w:rPr>
                                      <w:color w:val="000000" w:themeColor="text1"/>
                                      <w:sz w:val="18"/>
                                      <w:szCs w:val="18"/>
                                    </w:rPr>
                                    <w:t>5</w:t>
                                  </w:r>
                                  <w:r>
                                    <w:rPr>
                                      <w:color w:val="000000" w:themeColor="text1"/>
                                      <w:sz w:val="18"/>
                                      <w:szCs w:val="18"/>
                                    </w:rPr>
                                    <w:t>61</w:t>
                                  </w:r>
                                  <w:r w:rsidRPr="00EC5CF1">
                                    <w:rPr>
                                      <w:color w:val="000000" w:themeColor="text1"/>
                                      <w:sz w:val="18"/>
                                      <w:szCs w:val="18"/>
                                    </w:rPr>
                                    <w:t>%</w:t>
                                  </w:r>
                                </w:p>
                              </w:tc>
                              <w:tc>
                                <w:tcPr>
                                  <w:tcW w:w="720" w:type="dxa"/>
                                </w:tcPr>
                                <w:p w14:paraId="6CC0AC86" w14:textId="77777777" w:rsidR="003D34F3" w:rsidRPr="00EC5CF1" w:rsidRDefault="003D34F3" w:rsidP="0085163C">
                                  <w:pPr>
                                    <w:pStyle w:val="BodyTextIndent"/>
                                    <w:ind w:firstLine="0"/>
                                    <w:jc w:val="left"/>
                                    <w:rPr>
                                      <w:color w:val="000000" w:themeColor="text1"/>
                                      <w:sz w:val="18"/>
                                      <w:szCs w:val="18"/>
                                    </w:rPr>
                                  </w:pPr>
                                  <w:r w:rsidRPr="00EC5CF1">
                                    <w:rPr>
                                      <w:color w:val="000000" w:themeColor="text1"/>
                                      <w:sz w:val="18"/>
                                      <w:szCs w:val="18"/>
                                    </w:rPr>
                                    <w:t>6</w:t>
                                  </w:r>
                                  <w:r>
                                    <w:rPr>
                                      <w:color w:val="000000" w:themeColor="text1"/>
                                      <w:sz w:val="18"/>
                                      <w:szCs w:val="18"/>
                                    </w:rPr>
                                    <w:t>56</w:t>
                                  </w:r>
                                  <w:r w:rsidRPr="00EC5CF1">
                                    <w:rPr>
                                      <w:color w:val="000000" w:themeColor="text1"/>
                                      <w:sz w:val="18"/>
                                      <w:szCs w:val="18"/>
                                    </w:rPr>
                                    <w:t>%</w:t>
                                  </w:r>
                                </w:p>
                              </w:tc>
                            </w:tr>
                            <w:tr w:rsidR="003D34F3" w:rsidRPr="000F0068" w14:paraId="2F679AD5" w14:textId="77777777" w:rsidTr="00EC6D5A">
                              <w:trPr>
                                <w:jc w:val="center"/>
                              </w:trPr>
                              <w:tc>
                                <w:tcPr>
                                  <w:tcW w:w="3024" w:type="dxa"/>
                                  <w:shd w:val="clear" w:color="auto" w:fill="F2F2F2" w:themeFill="background1" w:themeFillShade="F2"/>
                                </w:tcPr>
                                <w:p w14:paraId="7F53664F" w14:textId="0E7EF7A3" w:rsidR="003D34F3" w:rsidRDefault="003D34F3" w:rsidP="0085163C">
                                  <w:pPr>
                                    <w:pStyle w:val="BodyTextIndent"/>
                                    <w:ind w:firstLine="0"/>
                                    <w:jc w:val="left"/>
                                    <w:rPr>
                                      <w:b/>
                                      <w:bCs/>
                                      <w:color w:val="000000" w:themeColor="text1"/>
                                      <w:sz w:val="18"/>
                                      <w:szCs w:val="18"/>
                                    </w:rPr>
                                  </w:pPr>
                                  <w:r>
                                    <w:rPr>
                                      <w:b/>
                                      <w:bCs/>
                                      <w:color w:val="000000" w:themeColor="text1"/>
                                      <w:sz w:val="18"/>
                                      <w:szCs w:val="18"/>
                                    </w:rPr>
                                    <w:t>Reduction in Avg. Cycle Time</w:t>
                                  </w:r>
                                  <w:r w:rsidR="00074618">
                                    <w:rPr>
                                      <w:b/>
                                      <w:bCs/>
                                      <w:color w:val="000000" w:themeColor="text1"/>
                                      <w:sz w:val="18"/>
                                      <w:szCs w:val="18"/>
                                      <w:vertAlign w:val="superscript"/>
                                    </w:rPr>
                                    <w:t>1</w:t>
                                  </w:r>
                                </w:p>
                              </w:tc>
                              <w:tc>
                                <w:tcPr>
                                  <w:tcW w:w="720" w:type="dxa"/>
                                  <w:shd w:val="clear" w:color="auto" w:fill="F2F2F2" w:themeFill="background1" w:themeFillShade="F2"/>
                                </w:tcPr>
                                <w:p w14:paraId="3D88DADD" w14:textId="77777777" w:rsidR="003D34F3" w:rsidRDefault="003D34F3" w:rsidP="0085163C">
                                  <w:pPr>
                                    <w:pStyle w:val="BodyTextIndent"/>
                                    <w:ind w:firstLine="0"/>
                                    <w:rPr>
                                      <w:b/>
                                      <w:bCs/>
                                      <w:color w:val="000000" w:themeColor="text1"/>
                                      <w:sz w:val="18"/>
                                      <w:szCs w:val="18"/>
                                    </w:rPr>
                                  </w:pPr>
                                  <w:r>
                                    <w:rPr>
                                      <w:b/>
                                      <w:bCs/>
                                      <w:color w:val="000000" w:themeColor="text1"/>
                                      <w:sz w:val="18"/>
                                      <w:szCs w:val="18"/>
                                    </w:rPr>
                                    <w:t>1.25</w:t>
                                  </w:r>
                                </w:p>
                              </w:tc>
                              <w:tc>
                                <w:tcPr>
                                  <w:tcW w:w="667" w:type="dxa"/>
                                  <w:shd w:val="clear" w:color="auto" w:fill="F2F2F2" w:themeFill="background1" w:themeFillShade="F2"/>
                                </w:tcPr>
                                <w:p w14:paraId="464114FF" w14:textId="77777777" w:rsidR="003D34F3" w:rsidRDefault="003D34F3" w:rsidP="0085163C">
                                  <w:pPr>
                                    <w:pStyle w:val="BodyTextIndent"/>
                                    <w:ind w:firstLine="0"/>
                                    <w:rPr>
                                      <w:b/>
                                      <w:bCs/>
                                      <w:color w:val="000000" w:themeColor="text1"/>
                                      <w:sz w:val="18"/>
                                      <w:szCs w:val="18"/>
                                    </w:rPr>
                                  </w:pPr>
                                  <w:r>
                                    <w:rPr>
                                      <w:b/>
                                      <w:bCs/>
                                      <w:color w:val="000000" w:themeColor="text1"/>
                                      <w:sz w:val="18"/>
                                      <w:szCs w:val="18"/>
                                    </w:rPr>
                                    <w:t>2.71</w:t>
                                  </w:r>
                                </w:p>
                              </w:tc>
                              <w:tc>
                                <w:tcPr>
                                  <w:tcW w:w="720" w:type="dxa"/>
                                  <w:shd w:val="clear" w:color="auto" w:fill="F2F2F2" w:themeFill="background1" w:themeFillShade="F2"/>
                                </w:tcPr>
                                <w:p w14:paraId="49CF43C4" w14:textId="77777777" w:rsidR="003D34F3" w:rsidRDefault="003D34F3" w:rsidP="0085163C">
                                  <w:pPr>
                                    <w:pStyle w:val="BodyTextIndent"/>
                                    <w:ind w:firstLine="0"/>
                                    <w:jc w:val="left"/>
                                    <w:rPr>
                                      <w:b/>
                                      <w:bCs/>
                                      <w:color w:val="000000" w:themeColor="text1"/>
                                      <w:sz w:val="18"/>
                                      <w:szCs w:val="18"/>
                                    </w:rPr>
                                  </w:pPr>
                                  <w:r>
                                    <w:rPr>
                                      <w:b/>
                                      <w:bCs/>
                                      <w:color w:val="000000" w:themeColor="text1"/>
                                      <w:sz w:val="18"/>
                                      <w:szCs w:val="18"/>
                                    </w:rPr>
                                    <w:t>2.90</w:t>
                                  </w:r>
                                </w:p>
                              </w:tc>
                            </w:tr>
                            <w:tr w:rsidR="003D34F3" w:rsidRPr="000F0068" w14:paraId="6E950D04" w14:textId="77777777" w:rsidTr="00EC6D5A">
                              <w:trPr>
                                <w:jc w:val="center"/>
                              </w:trPr>
                              <w:tc>
                                <w:tcPr>
                                  <w:tcW w:w="3024" w:type="dxa"/>
                                  <w:shd w:val="clear" w:color="auto" w:fill="F2F2F2" w:themeFill="background1" w:themeFillShade="F2"/>
                                </w:tcPr>
                                <w:p w14:paraId="699B59ED" w14:textId="16131700" w:rsidR="003D34F3" w:rsidRDefault="00582C11" w:rsidP="0085163C">
                                  <w:pPr>
                                    <w:pStyle w:val="BodyTextIndent"/>
                                    <w:ind w:firstLine="0"/>
                                    <w:jc w:val="left"/>
                                    <w:rPr>
                                      <w:b/>
                                      <w:bCs/>
                                      <w:color w:val="000000" w:themeColor="text1"/>
                                      <w:sz w:val="18"/>
                                      <w:szCs w:val="18"/>
                                    </w:rPr>
                                  </w:pPr>
                                  <w:r>
                                    <w:rPr>
                                      <w:b/>
                                      <w:bCs/>
                                      <w:color w:val="000000" w:themeColor="text1"/>
                                      <w:sz w:val="18"/>
                                      <w:szCs w:val="18"/>
                                    </w:rPr>
                                    <w:t>Percent</w:t>
                                  </w:r>
                                  <w:r w:rsidR="00074618">
                                    <w:rPr>
                                      <w:b/>
                                      <w:bCs/>
                                      <w:color w:val="000000" w:themeColor="text1"/>
                                      <w:sz w:val="18"/>
                                      <w:szCs w:val="18"/>
                                    </w:rPr>
                                    <w:t xml:space="preserve"> </w:t>
                                  </w:r>
                                  <w:r w:rsidR="003D34F3">
                                    <w:rPr>
                                      <w:b/>
                                      <w:bCs/>
                                      <w:color w:val="000000" w:themeColor="text1"/>
                                      <w:sz w:val="18"/>
                                      <w:szCs w:val="18"/>
                                    </w:rPr>
                                    <w:t>Improvement</w:t>
                                  </w:r>
                                  <w:r w:rsidR="00074618">
                                    <w:rPr>
                                      <w:b/>
                                      <w:bCs/>
                                      <w:color w:val="000000" w:themeColor="text1"/>
                                      <w:sz w:val="18"/>
                                      <w:szCs w:val="18"/>
                                      <w:vertAlign w:val="superscript"/>
                                    </w:rPr>
                                    <w:t>2</w:t>
                                  </w:r>
                                </w:p>
                              </w:tc>
                              <w:tc>
                                <w:tcPr>
                                  <w:tcW w:w="720" w:type="dxa"/>
                                  <w:shd w:val="clear" w:color="auto" w:fill="F2F2F2" w:themeFill="background1" w:themeFillShade="F2"/>
                                </w:tcPr>
                                <w:p w14:paraId="07D5D183" w14:textId="3F6FFFC1" w:rsidR="003D34F3" w:rsidRDefault="003D34F3" w:rsidP="0085163C">
                                  <w:pPr>
                                    <w:pStyle w:val="BodyTextIndent"/>
                                    <w:ind w:firstLine="0"/>
                                    <w:rPr>
                                      <w:b/>
                                      <w:bCs/>
                                      <w:color w:val="000000" w:themeColor="text1"/>
                                      <w:sz w:val="18"/>
                                      <w:szCs w:val="18"/>
                                    </w:rPr>
                                  </w:pPr>
                                  <w:r>
                                    <w:rPr>
                                      <w:b/>
                                      <w:bCs/>
                                      <w:color w:val="000000" w:themeColor="text1"/>
                                      <w:sz w:val="18"/>
                                      <w:szCs w:val="18"/>
                                    </w:rPr>
                                    <w:t>4.65%</w:t>
                                  </w:r>
                                </w:p>
                              </w:tc>
                              <w:tc>
                                <w:tcPr>
                                  <w:tcW w:w="667" w:type="dxa"/>
                                  <w:shd w:val="clear" w:color="auto" w:fill="F2F2F2" w:themeFill="background1" w:themeFillShade="F2"/>
                                </w:tcPr>
                                <w:p w14:paraId="30D33E18" w14:textId="385B8AA0" w:rsidR="003D34F3" w:rsidRDefault="003D34F3" w:rsidP="0085163C">
                                  <w:pPr>
                                    <w:pStyle w:val="BodyTextIndent"/>
                                    <w:ind w:firstLine="0"/>
                                    <w:rPr>
                                      <w:b/>
                                      <w:bCs/>
                                      <w:color w:val="000000" w:themeColor="text1"/>
                                      <w:sz w:val="18"/>
                                      <w:szCs w:val="18"/>
                                    </w:rPr>
                                  </w:pPr>
                                  <w:r>
                                    <w:rPr>
                                      <w:b/>
                                      <w:bCs/>
                                      <w:color w:val="000000" w:themeColor="text1"/>
                                      <w:sz w:val="18"/>
                                      <w:szCs w:val="18"/>
                                    </w:rPr>
                                    <w:t>6.50%</w:t>
                                  </w:r>
                                </w:p>
                              </w:tc>
                              <w:tc>
                                <w:tcPr>
                                  <w:tcW w:w="720" w:type="dxa"/>
                                  <w:shd w:val="clear" w:color="auto" w:fill="F2F2F2" w:themeFill="background1" w:themeFillShade="F2"/>
                                </w:tcPr>
                                <w:p w14:paraId="3301FEB4" w14:textId="7C86F08F" w:rsidR="003D34F3" w:rsidRDefault="003D34F3" w:rsidP="0085163C">
                                  <w:pPr>
                                    <w:pStyle w:val="BodyTextIndent"/>
                                    <w:ind w:firstLine="0"/>
                                    <w:jc w:val="left"/>
                                    <w:rPr>
                                      <w:b/>
                                      <w:bCs/>
                                      <w:color w:val="000000" w:themeColor="text1"/>
                                      <w:sz w:val="18"/>
                                      <w:szCs w:val="18"/>
                                    </w:rPr>
                                  </w:pPr>
                                  <w:r>
                                    <w:rPr>
                                      <w:b/>
                                      <w:bCs/>
                                      <w:color w:val="000000" w:themeColor="text1"/>
                                      <w:sz w:val="18"/>
                                      <w:szCs w:val="18"/>
                                    </w:rPr>
                                    <w:t>5.81%</w:t>
                                  </w:r>
                                </w:p>
                              </w:tc>
                            </w:tr>
                            <w:tr w:rsidR="003D34F3" w:rsidRPr="000F0068" w14:paraId="3A0405B7" w14:textId="77777777" w:rsidTr="00EC6D5A">
                              <w:trPr>
                                <w:jc w:val="center"/>
                              </w:trPr>
                              <w:tc>
                                <w:tcPr>
                                  <w:tcW w:w="3024" w:type="dxa"/>
                                  <w:shd w:val="clear" w:color="auto" w:fill="FFFFFF" w:themeFill="background1"/>
                                </w:tcPr>
                                <w:p w14:paraId="34ABB50C"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 xml:space="preserve">Steady state </w:t>
                                  </w:r>
                                  <w:r>
                                    <w:rPr>
                                      <w:color w:val="000000" w:themeColor="text1"/>
                                      <w:sz w:val="18"/>
                                      <w:szCs w:val="18"/>
                                    </w:rPr>
                                    <w:t xml:space="preserve">ROP </w:t>
                                  </w:r>
                                  <w:r w:rsidRPr="00272FB3">
                                    <w:rPr>
                                      <w:color w:val="000000" w:themeColor="text1"/>
                                      <w:sz w:val="18"/>
                                      <w:szCs w:val="18"/>
                                    </w:rPr>
                                    <w:t>estimate average</w:t>
                                  </w:r>
                                </w:p>
                              </w:tc>
                              <w:tc>
                                <w:tcPr>
                                  <w:tcW w:w="720" w:type="dxa"/>
                                  <w:shd w:val="clear" w:color="auto" w:fill="FFFFFF" w:themeFill="background1"/>
                                </w:tcPr>
                                <w:p w14:paraId="3A4D54C4"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0.285</w:t>
                                  </w:r>
                                </w:p>
                              </w:tc>
                              <w:tc>
                                <w:tcPr>
                                  <w:tcW w:w="667" w:type="dxa"/>
                                  <w:shd w:val="clear" w:color="auto" w:fill="FFFFFF" w:themeFill="background1"/>
                                </w:tcPr>
                                <w:p w14:paraId="43B9C103"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0.342</w:t>
                                  </w:r>
                                </w:p>
                              </w:tc>
                              <w:tc>
                                <w:tcPr>
                                  <w:tcW w:w="720" w:type="dxa"/>
                                  <w:shd w:val="clear" w:color="auto" w:fill="FFFFFF" w:themeFill="background1"/>
                                </w:tcPr>
                                <w:p w14:paraId="482E79D0"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0.442</w:t>
                                  </w:r>
                                </w:p>
                              </w:tc>
                            </w:tr>
                            <w:tr w:rsidR="003D34F3" w:rsidRPr="000F0068" w14:paraId="0C41E13C" w14:textId="77777777" w:rsidTr="004F5558">
                              <w:trPr>
                                <w:jc w:val="center"/>
                              </w:trPr>
                              <w:tc>
                                <w:tcPr>
                                  <w:tcW w:w="3024" w:type="dxa"/>
                                  <w:tcBorders>
                                    <w:bottom w:val="single" w:sz="4" w:space="0" w:color="auto"/>
                                  </w:tcBorders>
                                  <w:shd w:val="clear" w:color="auto" w:fill="FFFFFF" w:themeFill="background1"/>
                                </w:tcPr>
                                <w:p w14:paraId="475C1F90"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 xml:space="preserve">Steady state </w:t>
                                  </w:r>
                                  <w:r>
                                    <w:rPr>
                                      <w:color w:val="000000" w:themeColor="text1"/>
                                      <w:sz w:val="18"/>
                                      <w:szCs w:val="18"/>
                                    </w:rPr>
                                    <w:t xml:space="preserve">ROP </w:t>
                                  </w:r>
                                  <w:r w:rsidRPr="00272FB3">
                                    <w:rPr>
                                      <w:color w:val="000000" w:themeColor="text1"/>
                                      <w:sz w:val="18"/>
                                      <w:szCs w:val="18"/>
                                    </w:rPr>
                                    <w:t>estimate std. dev</w:t>
                                  </w:r>
                                  <w:r>
                                    <w:rPr>
                                      <w:color w:val="000000" w:themeColor="text1"/>
                                      <w:sz w:val="18"/>
                                      <w:szCs w:val="18"/>
                                    </w:rPr>
                                    <w:t>.</w:t>
                                  </w:r>
                                </w:p>
                              </w:tc>
                              <w:tc>
                                <w:tcPr>
                                  <w:tcW w:w="720" w:type="dxa"/>
                                  <w:tcBorders>
                                    <w:bottom w:val="single" w:sz="4" w:space="0" w:color="auto"/>
                                  </w:tcBorders>
                                  <w:shd w:val="clear" w:color="auto" w:fill="FFFFFF" w:themeFill="background1"/>
                                </w:tcPr>
                                <w:p w14:paraId="3433A83C"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0.062</w:t>
                                  </w:r>
                                </w:p>
                              </w:tc>
                              <w:tc>
                                <w:tcPr>
                                  <w:tcW w:w="667" w:type="dxa"/>
                                  <w:tcBorders>
                                    <w:bottom w:val="single" w:sz="4" w:space="0" w:color="auto"/>
                                  </w:tcBorders>
                                  <w:shd w:val="clear" w:color="auto" w:fill="FFFFFF" w:themeFill="background1"/>
                                </w:tcPr>
                                <w:p w14:paraId="3CC9E63B"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0.056</w:t>
                                  </w:r>
                                </w:p>
                              </w:tc>
                              <w:tc>
                                <w:tcPr>
                                  <w:tcW w:w="720" w:type="dxa"/>
                                  <w:tcBorders>
                                    <w:bottom w:val="single" w:sz="4" w:space="0" w:color="auto"/>
                                  </w:tcBorders>
                                  <w:shd w:val="clear" w:color="auto" w:fill="FFFFFF" w:themeFill="background1"/>
                                </w:tcPr>
                                <w:p w14:paraId="28923682" w14:textId="77777777" w:rsidR="003D34F3" w:rsidRPr="00272FB3" w:rsidRDefault="003D34F3" w:rsidP="0085163C">
                                  <w:pPr>
                                    <w:pStyle w:val="BodyTextIndent"/>
                                    <w:keepNext/>
                                    <w:ind w:firstLine="0"/>
                                    <w:jc w:val="left"/>
                                    <w:rPr>
                                      <w:color w:val="000000" w:themeColor="text1"/>
                                      <w:sz w:val="18"/>
                                      <w:szCs w:val="18"/>
                                    </w:rPr>
                                  </w:pPr>
                                  <w:r w:rsidRPr="00272FB3">
                                    <w:rPr>
                                      <w:color w:val="000000" w:themeColor="text1"/>
                                      <w:sz w:val="18"/>
                                      <w:szCs w:val="18"/>
                                    </w:rPr>
                                    <w:t>0.08</w:t>
                                  </w:r>
                                  <w:r>
                                    <w:rPr>
                                      <w:color w:val="000000" w:themeColor="text1"/>
                                      <w:sz w:val="18"/>
                                      <w:szCs w:val="18"/>
                                    </w:rPr>
                                    <w:t>1</w:t>
                                  </w:r>
                                </w:p>
                              </w:tc>
                            </w:tr>
                            <w:tr w:rsidR="00270FE5" w:rsidRPr="000F0068" w14:paraId="57BA8B26" w14:textId="77777777" w:rsidTr="004F5558">
                              <w:trPr>
                                <w:jc w:val="center"/>
                              </w:trPr>
                              <w:tc>
                                <w:tcPr>
                                  <w:tcW w:w="5131" w:type="dxa"/>
                                  <w:gridSpan w:val="4"/>
                                  <w:tcBorders>
                                    <w:left w:val="nil"/>
                                    <w:bottom w:val="nil"/>
                                    <w:right w:val="nil"/>
                                  </w:tcBorders>
                                  <w:shd w:val="clear" w:color="auto" w:fill="FFFFFF" w:themeFill="background1"/>
                                </w:tcPr>
                                <w:p w14:paraId="5A2BA735" w14:textId="6425205F" w:rsidR="00270FE5" w:rsidRPr="00272FB3" w:rsidRDefault="00984647">
                                  <w:pPr>
                                    <w:pStyle w:val="BodyTextIndent"/>
                                    <w:keepNext/>
                                    <w:ind w:firstLine="0"/>
                                    <w:jc w:val="left"/>
                                    <w:rPr>
                                      <w:color w:val="000000" w:themeColor="text1"/>
                                      <w:sz w:val="18"/>
                                      <w:szCs w:val="18"/>
                                    </w:rPr>
                                  </w:pPr>
                                  <w:r w:rsidRPr="003228B6">
                                    <w:rPr>
                                      <w:color w:val="000000" w:themeColor="text1"/>
                                      <w:sz w:val="14"/>
                                      <w:szCs w:val="14"/>
                                    </w:rPr>
                                    <w:t xml:space="preserve">1. </w:t>
                                  </w:r>
                                  <w:r w:rsidR="00AA3A46">
                                    <w:rPr>
                                      <w:color w:val="000000" w:themeColor="text1"/>
                                      <w:sz w:val="14"/>
                                      <w:szCs w:val="14"/>
                                    </w:rPr>
                                    <w:t>C</w:t>
                                  </w:r>
                                  <w:r w:rsidRPr="003228B6">
                                    <w:rPr>
                                      <w:color w:val="000000" w:themeColor="text1"/>
                                      <w:sz w:val="14"/>
                                      <w:szCs w:val="14"/>
                                    </w:rPr>
                                    <w:t xml:space="preserve">alculated as </w:t>
                                  </w:r>
                                  <w:r w:rsidR="00D26001">
                                    <w:rPr>
                                      <w:color w:val="000000" w:themeColor="text1"/>
                                      <w:sz w:val="14"/>
                                      <w:szCs w:val="14"/>
                                    </w:rPr>
                                    <w:t>“</w:t>
                                  </w:r>
                                  <w:r w:rsidR="00521F63" w:rsidRPr="003228B6">
                                    <w:rPr>
                                      <w:color w:val="000000" w:themeColor="text1"/>
                                      <w:sz w:val="14"/>
                                      <w:szCs w:val="14"/>
                                    </w:rPr>
                                    <w:t>Actual w/o OPV-Average</w:t>
                                  </w:r>
                                  <w:r w:rsidR="00D26001">
                                    <w:rPr>
                                      <w:color w:val="000000" w:themeColor="text1"/>
                                      <w:sz w:val="14"/>
                                      <w:szCs w:val="14"/>
                                    </w:rPr>
                                    <w:t>”</w:t>
                                  </w:r>
                                  <w:r w:rsidR="000574F6">
                                    <w:rPr>
                                      <w:color w:val="000000" w:themeColor="text1"/>
                                      <w:sz w:val="14"/>
                                      <w:szCs w:val="14"/>
                                    </w:rPr>
                                    <w:t>-</w:t>
                                  </w:r>
                                  <w:r w:rsidR="00D26001">
                                    <w:rPr>
                                      <w:color w:val="000000" w:themeColor="text1"/>
                                      <w:sz w:val="14"/>
                                      <w:szCs w:val="14"/>
                                    </w:rPr>
                                    <w:t>”</w:t>
                                  </w:r>
                                  <w:r w:rsidR="00521F63" w:rsidRPr="003228B6">
                                    <w:rPr>
                                      <w:color w:val="000000" w:themeColor="text1"/>
                                      <w:sz w:val="14"/>
                                      <w:szCs w:val="14"/>
                                    </w:rPr>
                                    <w:t>Actual w/ OPV-Average</w:t>
                                  </w:r>
                                  <w:r w:rsidR="00D26001">
                                    <w:rPr>
                                      <w:color w:val="000000" w:themeColor="text1"/>
                                      <w:sz w:val="14"/>
                                      <w:szCs w:val="14"/>
                                    </w:rPr>
                                    <w:t>”</w:t>
                                  </w:r>
                                  <w:r w:rsidR="00AA3A46">
                                    <w:rPr>
                                      <w:color w:val="000000" w:themeColor="text1"/>
                                      <w:sz w:val="14"/>
                                      <w:szCs w:val="14"/>
                                    </w:rPr>
                                    <w:t xml:space="preserve"> </w:t>
                                  </w:r>
                                  <w:r w:rsidR="00AA3A46">
                                    <w:rPr>
                                      <w:color w:val="000000" w:themeColor="text1"/>
                                      <w:sz w:val="14"/>
                                      <w:szCs w:val="14"/>
                                    </w:rPr>
                                    <w:br/>
                                    <w:t>2.</w:t>
                                  </w:r>
                                  <w:r w:rsidR="00AA3A46" w:rsidRPr="0001725E">
                                    <w:rPr>
                                      <w:color w:val="000000" w:themeColor="text1"/>
                                      <w:sz w:val="14"/>
                                      <w:szCs w:val="14"/>
                                    </w:rPr>
                                    <w:t xml:space="preserve"> </w:t>
                                  </w:r>
                                  <w:r w:rsidR="00AA3A46">
                                    <w:rPr>
                                      <w:color w:val="000000" w:themeColor="text1"/>
                                      <w:sz w:val="14"/>
                                      <w:szCs w:val="14"/>
                                    </w:rPr>
                                    <w:t>Calculated as “</w:t>
                                  </w:r>
                                  <w:r w:rsidR="00AA3A46" w:rsidRPr="0001725E">
                                    <w:rPr>
                                      <w:color w:val="000000" w:themeColor="text1"/>
                                      <w:sz w:val="14"/>
                                      <w:szCs w:val="14"/>
                                    </w:rPr>
                                    <w:t>Reduction in Avg. Cycle Time”/”Actual w/o OPV-Average”</w:t>
                                  </w:r>
                                </w:p>
                              </w:tc>
                            </w:tr>
                          </w:tbl>
                          <w:p w14:paraId="033A7BD2" w14:textId="77777777" w:rsidR="003D34F3" w:rsidRPr="000F0068" w:rsidRDefault="003D34F3" w:rsidP="00A40AE5">
                            <w:pPr>
                              <w:rPr>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906E1" id="Text Box 54" o:spid="_x0000_s1034" type="#_x0000_t202" style="position:absolute;left:0;text-align:left;margin-left:202.75pt;margin-top:36.15pt;width:253.95pt;height:184.0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" fillcolor="white [3201]" stroked="f" strokeweight=".5pt">
                <o:lock v:ext="edit" aspectratio="t"/>
                <v:textbox inset="0,0,0,0">
                  <w:txbxContent>
                    <w:p w14:paraId="3F85988F" w14:textId="1FE8A3E2" w:rsidR="003D34F3" w:rsidRPr="000F0068" w:rsidRDefault="003D34F3" w:rsidP="005213F3">
                      <w:pPr>
                        <w:pStyle w:val="Caption"/>
                        <w:spacing w:before="20" w:after="0"/>
                        <w:rPr>
                          <w:i w:val="0"/>
                          <w:iCs w:val="0"/>
                          <w:color w:val="000000" w:themeColor="text1"/>
                        </w:rPr>
                      </w:pPr>
                      <w:bookmarkStart w:id="77" w:name="_Ref56349911"/>
                      <w:r w:rsidRPr="000F0068">
                        <w:rPr>
                          <w:rFonts w:ascii="Arial" w:hAnsi="Arial" w:cs="Arial"/>
                          <w:b/>
                          <w:bCs/>
                          <w:i w:val="0"/>
                          <w:iCs w:val="0"/>
                          <w:color w:val="000000" w:themeColor="text1"/>
                          <w:sz w:val="20"/>
                          <w:szCs w:val="20"/>
                        </w:rPr>
                        <w:t xml:space="preserve">TABLE </w:t>
                      </w:r>
                      <w:r w:rsidRPr="000F0068">
                        <w:rPr>
                          <w:rFonts w:ascii="Arial" w:hAnsi="Arial" w:cs="Arial"/>
                          <w:b/>
                          <w:bCs/>
                          <w:i w:val="0"/>
                          <w:iCs w:val="0"/>
                          <w:color w:val="000000" w:themeColor="text1"/>
                          <w:sz w:val="20"/>
                          <w:szCs w:val="20"/>
                        </w:rPr>
                        <w:fldChar w:fldCharType="begin"/>
                      </w:r>
                      <w:r w:rsidRPr="000F0068">
                        <w:rPr>
                          <w:rFonts w:ascii="Arial" w:hAnsi="Arial" w:cs="Arial"/>
                          <w:b/>
                          <w:bCs/>
                          <w:i w:val="0"/>
                          <w:iCs w:val="0"/>
                          <w:color w:val="000000" w:themeColor="text1"/>
                          <w:sz w:val="20"/>
                          <w:szCs w:val="20"/>
                        </w:rPr>
                        <w:instrText xml:space="preserve"> SEQ Table \* ARABIC </w:instrText>
                      </w:r>
                      <w:r w:rsidRPr="000F0068">
                        <w:rPr>
                          <w:rFonts w:ascii="Arial" w:hAnsi="Arial" w:cs="Arial"/>
                          <w:b/>
                          <w:bCs/>
                          <w:i w:val="0"/>
                          <w:iCs w:val="0"/>
                          <w:color w:val="000000" w:themeColor="text1"/>
                          <w:sz w:val="20"/>
                          <w:szCs w:val="20"/>
                        </w:rPr>
                        <w:fldChar w:fldCharType="separate"/>
                      </w:r>
                      <w:r w:rsidR="0053008A">
                        <w:rPr>
                          <w:rFonts w:ascii="Arial" w:hAnsi="Arial" w:cs="Arial"/>
                          <w:b/>
                          <w:bCs/>
                          <w:i w:val="0"/>
                          <w:iCs w:val="0"/>
                          <w:noProof/>
                          <w:color w:val="000000" w:themeColor="text1"/>
                          <w:sz w:val="20"/>
                          <w:szCs w:val="20"/>
                        </w:rPr>
                        <w:t>4</w:t>
                      </w:r>
                      <w:r w:rsidRPr="000F0068">
                        <w:rPr>
                          <w:rFonts w:ascii="Arial" w:hAnsi="Arial" w:cs="Arial"/>
                          <w:b/>
                          <w:bCs/>
                          <w:i w:val="0"/>
                          <w:iCs w:val="0"/>
                          <w:color w:val="000000" w:themeColor="text1"/>
                          <w:sz w:val="20"/>
                          <w:szCs w:val="20"/>
                        </w:rPr>
                        <w:fldChar w:fldCharType="end"/>
                      </w:r>
                      <w:bookmarkEnd w:id="77"/>
                      <w:r w:rsidRPr="000F0068">
                        <w:rPr>
                          <w:rFonts w:ascii="Arial" w:hAnsi="Arial" w:cs="Arial"/>
                          <w:b/>
                          <w:bCs/>
                          <w:i w:val="0"/>
                          <w:iCs w:val="0"/>
                          <w:color w:val="000000" w:themeColor="text1"/>
                          <w:sz w:val="20"/>
                          <w:szCs w:val="20"/>
                        </w:rPr>
                        <w:t>.</w:t>
                      </w:r>
                      <w:r w:rsidRPr="000F0068">
                        <w:rPr>
                          <w:i w:val="0"/>
                          <w:iCs w:val="0"/>
                          <w:color w:val="000000" w:themeColor="text1"/>
                          <w:sz w:val="20"/>
                          <w:szCs w:val="20"/>
                        </w:rPr>
                        <w:t xml:space="preserve"> </w:t>
                      </w:r>
                      <w:r w:rsidRPr="00D476B0">
                        <w:rPr>
                          <w:i w:val="0"/>
                          <w:iCs w:val="0"/>
                          <w:color w:val="000000" w:themeColor="text1"/>
                        </w:rPr>
                        <w:t xml:space="preserve">SIMULATED </w:t>
                      </w:r>
                      <w:r w:rsidRPr="000F0068">
                        <w:rPr>
                          <w:i w:val="0"/>
                          <w:iCs w:val="0"/>
                          <w:color w:val="000000" w:themeColor="text1"/>
                        </w:rPr>
                        <w:t>EXPERIMENTAL RESULTS</w:t>
                      </w:r>
                    </w:p>
                    <w:tbl>
                      <w:tblPr>
                        <w:tblStyle w:val="TableGrid"/>
                        <w:tblW w:w="5131" w:type="dxa"/>
                        <w:jc w:val="center"/>
                        <w:tblCellMar>
                          <w:left w:w="58" w:type="dxa"/>
                          <w:right w:w="58" w:type="dxa"/>
                        </w:tblCellMar>
                        <w:tblLook w:val="04A0" w:firstRow="1" w:lastRow="0" w:firstColumn="1" w:lastColumn="0" w:noHBand="0" w:noVBand="1"/>
                      </w:tblPr>
                      <w:tblGrid>
                        <w:gridCol w:w="3024"/>
                        <w:gridCol w:w="720"/>
                        <w:gridCol w:w="667"/>
                        <w:gridCol w:w="720"/>
                      </w:tblGrid>
                      <w:tr w:rsidR="003D34F3" w:rsidRPr="000F0068" w14:paraId="2F077C80" w14:textId="77777777" w:rsidTr="00EC6D5A">
                        <w:trPr>
                          <w:jc w:val="center"/>
                        </w:trPr>
                        <w:tc>
                          <w:tcPr>
                            <w:tcW w:w="5131" w:type="dxa"/>
                            <w:gridSpan w:val="4"/>
                          </w:tcPr>
                          <w:p w14:paraId="4D32C049" w14:textId="77777777" w:rsidR="003D34F3" w:rsidRPr="00272FB3" w:rsidRDefault="003D34F3" w:rsidP="0085163C">
                            <w:pPr>
                              <w:pStyle w:val="BodyTextIndent"/>
                              <w:ind w:firstLine="0"/>
                              <w:jc w:val="center"/>
                              <w:rPr>
                                <w:color w:val="000000" w:themeColor="text1"/>
                                <w:sz w:val="18"/>
                                <w:szCs w:val="18"/>
                              </w:rPr>
                            </w:pPr>
                            <w:r w:rsidRPr="00272FB3">
                              <w:rPr>
                                <w:color w:val="000000" w:themeColor="text1"/>
                                <w:sz w:val="18"/>
                                <w:szCs w:val="18"/>
                              </w:rPr>
                              <w:t>Trajectory Duration Statistics (seconds</w:t>
                            </w:r>
                            <w:r>
                              <w:rPr>
                                <w:color w:val="000000" w:themeColor="text1"/>
                                <w:sz w:val="18"/>
                                <w:szCs w:val="18"/>
                              </w:rPr>
                              <w:t xml:space="preserve"> unless noted otherwise</w:t>
                            </w:r>
                            <w:r w:rsidRPr="00272FB3">
                              <w:rPr>
                                <w:color w:val="000000" w:themeColor="text1"/>
                                <w:sz w:val="18"/>
                                <w:szCs w:val="18"/>
                              </w:rPr>
                              <w:t>)</w:t>
                            </w:r>
                          </w:p>
                        </w:tc>
                      </w:tr>
                      <w:tr w:rsidR="003D34F3" w:rsidRPr="000F0068" w14:paraId="0594427D" w14:textId="77777777" w:rsidTr="00EC6D5A">
                        <w:trPr>
                          <w:jc w:val="center"/>
                        </w:trPr>
                        <w:tc>
                          <w:tcPr>
                            <w:tcW w:w="3024" w:type="dxa"/>
                          </w:tcPr>
                          <w:p w14:paraId="4D3FF505"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Planne</w:t>
                            </w:r>
                            <w:r>
                              <w:rPr>
                                <w:color w:val="000000" w:themeColor="text1"/>
                                <w:sz w:val="18"/>
                                <w:szCs w:val="18"/>
                              </w:rPr>
                              <w:t>r</w:t>
                            </w:r>
                          </w:p>
                        </w:tc>
                        <w:tc>
                          <w:tcPr>
                            <w:tcW w:w="720" w:type="dxa"/>
                          </w:tcPr>
                          <w:p w14:paraId="29A79556"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BiRRT</w:t>
                            </w:r>
                          </w:p>
                        </w:tc>
                        <w:tc>
                          <w:tcPr>
                            <w:tcW w:w="667" w:type="dxa"/>
                          </w:tcPr>
                          <w:p w14:paraId="1D18D9E3"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PRM</w:t>
                            </w:r>
                          </w:p>
                        </w:tc>
                        <w:tc>
                          <w:tcPr>
                            <w:tcW w:w="720" w:type="dxa"/>
                          </w:tcPr>
                          <w:p w14:paraId="5D6BA48B"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SPARS</w:t>
                            </w:r>
                          </w:p>
                        </w:tc>
                      </w:tr>
                      <w:tr w:rsidR="003D34F3" w:rsidRPr="000F0068" w14:paraId="65950C6F" w14:textId="77777777" w:rsidTr="00EC6D5A">
                        <w:trPr>
                          <w:jc w:val="center"/>
                        </w:trPr>
                        <w:tc>
                          <w:tcPr>
                            <w:tcW w:w="3024" w:type="dxa"/>
                          </w:tcPr>
                          <w:p w14:paraId="23C76EA8" w14:textId="77777777" w:rsidR="003D34F3" w:rsidRPr="00272FB3" w:rsidRDefault="003D34F3" w:rsidP="0085163C">
                            <w:pPr>
                              <w:pStyle w:val="BodyTextIndent"/>
                              <w:ind w:firstLine="0"/>
                              <w:jc w:val="left"/>
                              <w:rPr>
                                <w:color w:val="000000" w:themeColor="text1"/>
                                <w:sz w:val="18"/>
                                <w:szCs w:val="18"/>
                              </w:rPr>
                            </w:pPr>
                            <w:r>
                              <w:rPr>
                                <w:color w:val="000000" w:themeColor="text1"/>
                                <w:sz w:val="18"/>
                                <w:szCs w:val="18"/>
                              </w:rPr>
                              <w:t>Nominal (no obstacle)</w:t>
                            </w:r>
                            <w:r w:rsidRPr="00272FB3">
                              <w:rPr>
                                <w:color w:val="000000" w:themeColor="text1"/>
                                <w:sz w:val="18"/>
                                <w:szCs w:val="18"/>
                              </w:rPr>
                              <w:t>-Average</w:t>
                            </w:r>
                          </w:p>
                        </w:tc>
                        <w:tc>
                          <w:tcPr>
                            <w:tcW w:w="720" w:type="dxa"/>
                          </w:tcPr>
                          <w:p w14:paraId="34ECF42E"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6.92</w:t>
                            </w:r>
                          </w:p>
                        </w:tc>
                        <w:tc>
                          <w:tcPr>
                            <w:tcW w:w="667" w:type="dxa"/>
                          </w:tcPr>
                          <w:p w14:paraId="016057B1"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6.92</w:t>
                            </w:r>
                          </w:p>
                        </w:tc>
                        <w:tc>
                          <w:tcPr>
                            <w:tcW w:w="720" w:type="dxa"/>
                          </w:tcPr>
                          <w:p w14:paraId="6810BFA5"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7.0</w:t>
                            </w:r>
                            <w:r>
                              <w:rPr>
                                <w:color w:val="000000" w:themeColor="text1"/>
                                <w:sz w:val="18"/>
                                <w:szCs w:val="18"/>
                              </w:rPr>
                              <w:t>1</w:t>
                            </w:r>
                          </w:p>
                        </w:tc>
                      </w:tr>
                      <w:tr w:rsidR="003D34F3" w:rsidRPr="000F0068" w14:paraId="03018B95" w14:textId="77777777" w:rsidTr="00EC6D5A">
                        <w:trPr>
                          <w:jc w:val="center"/>
                        </w:trPr>
                        <w:tc>
                          <w:tcPr>
                            <w:tcW w:w="3024" w:type="dxa"/>
                          </w:tcPr>
                          <w:p w14:paraId="220AEE6B" w14:textId="77777777" w:rsidR="003D34F3" w:rsidRPr="00272FB3" w:rsidRDefault="003D34F3" w:rsidP="0085163C">
                            <w:pPr>
                              <w:pStyle w:val="BodyTextIndent"/>
                              <w:ind w:firstLine="0"/>
                              <w:jc w:val="left"/>
                              <w:rPr>
                                <w:color w:val="000000" w:themeColor="text1"/>
                                <w:sz w:val="18"/>
                                <w:szCs w:val="18"/>
                              </w:rPr>
                            </w:pPr>
                            <w:r>
                              <w:rPr>
                                <w:color w:val="000000" w:themeColor="text1"/>
                                <w:sz w:val="18"/>
                                <w:szCs w:val="18"/>
                              </w:rPr>
                              <w:t>Nominal (no obs.)</w:t>
                            </w:r>
                            <w:r w:rsidRPr="00272FB3">
                              <w:rPr>
                                <w:color w:val="000000" w:themeColor="text1"/>
                                <w:sz w:val="18"/>
                                <w:szCs w:val="18"/>
                              </w:rPr>
                              <w:t>-Std</w:t>
                            </w:r>
                            <w:r>
                              <w:rPr>
                                <w:color w:val="000000" w:themeColor="text1"/>
                                <w:sz w:val="18"/>
                                <w:szCs w:val="18"/>
                              </w:rPr>
                              <w:t>.</w:t>
                            </w:r>
                            <w:r w:rsidRPr="00272FB3">
                              <w:rPr>
                                <w:color w:val="000000" w:themeColor="text1"/>
                                <w:sz w:val="18"/>
                                <w:szCs w:val="18"/>
                              </w:rPr>
                              <w:t xml:space="preserve"> Deviation</w:t>
                            </w:r>
                          </w:p>
                        </w:tc>
                        <w:tc>
                          <w:tcPr>
                            <w:tcW w:w="720" w:type="dxa"/>
                          </w:tcPr>
                          <w:p w14:paraId="18694E86"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0.611</w:t>
                            </w:r>
                          </w:p>
                        </w:tc>
                        <w:tc>
                          <w:tcPr>
                            <w:tcW w:w="667" w:type="dxa"/>
                          </w:tcPr>
                          <w:p w14:paraId="1AF62161"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0.607</w:t>
                            </w:r>
                          </w:p>
                        </w:tc>
                        <w:tc>
                          <w:tcPr>
                            <w:tcW w:w="720" w:type="dxa"/>
                          </w:tcPr>
                          <w:p w14:paraId="6F6B50A4"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0.</w:t>
                            </w:r>
                            <w:r>
                              <w:rPr>
                                <w:color w:val="000000" w:themeColor="text1"/>
                                <w:sz w:val="18"/>
                                <w:szCs w:val="18"/>
                              </w:rPr>
                              <w:t>910</w:t>
                            </w:r>
                          </w:p>
                        </w:tc>
                      </w:tr>
                      <w:tr w:rsidR="003D34F3" w:rsidRPr="000F0068" w14:paraId="47C870B4" w14:textId="77777777" w:rsidTr="00EC6D5A">
                        <w:trPr>
                          <w:jc w:val="center"/>
                        </w:trPr>
                        <w:tc>
                          <w:tcPr>
                            <w:tcW w:w="3024" w:type="dxa"/>
                            <w:shd w:val="clear" w:color="auto" w:fill="EDEDED" w:themeFill="accent3" w:themeFillTint="33"/>
                          </w:tcPr>
                          <w:p w14:paraId="6D548B19"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Actual w/o OPV-Average</w:t>
                            </w:r>
                          </w:p>
                        </w:tc>
                        <w:tc>
                          <w:tcPr>
                            <w:tcW w:w="720" w:type="dxa"/>
                            <w:shd w:val="clear" w:color="auto" w:fill="EDEDED" w:themeFill="accent3" w:themeFillTint="33"/>
                          </w:tcPr>
                          <w:p w14:paraId="5F693239"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26.87</w:t>
                            </w:r>
                          </w:p>
                        </w:tc>
                        <w:tc>
                          <w:tcPr>
                            <w:tcW w:w="667" w:type="dxa"/>
                            <w:shd w:val="clear" w:color="auto" w:fill="EDEDED" w:themeFill="accent3" w:themeFillTint="33"/>
                          </w:tcPr>
                          <w:p w14:paraId="61B89417"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41.71</w:t>
                            </w:r>
                          </w:p>
                        </w:tc>
                        <w:tc>
                          <w:tcPr>
                            <w:tcW w:w="720" w:type="dxa"/>
                            <w:shd w:val="clear" w:color="auto" w:fill="EDEDED" w:themeFill="accent3" w:themeFillTint="33"/>
                          </w:tcPr>
                          <w:p w14:paraId="011618F7" w14:textId="77777777" w:rsidR="003D34F3" w:rsidRPr="00272FB3" w:rsidRDefault="003D34F3" w:rsidP="0085163C">
                            <w:pPr>
                              <w:pStyle w:val="BodyTextIndent"/>
                              <w:ind w:firstLine="0"/>
                              <w:jc w:val="left"/>
                              <w:rPr>
                                <w:color w:val="000000" w:themeColor="text1"/>
                                <w:sz w:val="18"/>
                                <w:szCs w:val="18"/>
                              </w:rPr>
                            </w:pPr>
                            <w:r>
                              <w:rPr>
                                <w:color w:val="000000" w:themeColor="text1"/>
                                <w:sz w:val="18"/>
                                <w:szCs w:val="18"/>
                              </w:rPr>
                              <w:t>49.93</w:t>
                            </w:r>
                          </w:p>
                        </w:tc>
                      </w:tr>
                      <w:tr w:rsidR="003D34F3" w:rsidRPr="000F0068" w14:paraId="0BC1D202" w14:textId="77777777" w:rsidTr="00EC6D5A">
                        <w:trPr>
                          <w:jc w:val="center"/>
                        </w:trPr>
                        <w:tc>
                          <w:tcPr>
                            <w:tcW w:w="3024" w:type="dxa"/>
                            <w:shd w:val="clear" w:color="auto" w:fill="EDEDED" w:themeFill="accent3" w:themeFillTint="33"/>
                          </w:tcPr>
                          <w:p w14:paraId="6F989356"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Actual w/o OPV-Std. Deviation</w:t>
                            </w:r>
                          </w:p>
                        </w:tc>
                        <w:tc>
                          <w:tcPr>
                            <w:tcW w:w="720" w:type="dxa"/>
                            <w:shd w:val="clear" w:color="auto" w:fill="EDEDED" w:themeFill="accent3" w:themeFillTint="33"/>
                          </w:tcPr>
                          <w:p w14:paraId="4B594FC4"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9.72</w:t>
                            </w:r>
                          </w:p>
                        </w:tc>
                        <w:tc>
                          <w:tcPr>
                            <w:tcW w:w="667" w:type="dxa"/>
                            <w:shd w:val="clear" w:color="auto" w:fill="EDEDED" w:themeFill="accent3" w:themeFillTint="33"/>
                          </w:tcPr>
                          <w:p w14:paraId="3C55E00E"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11.78</w:t>
                            </w:r>
                          </w:p>
                        </w:tc>
                        <w:tc>
                          <w:tcPr>
                            <w:tcW w:w="720" w:type="dxa"/>
                            <w:shd w:val="clear" w:color="auto" w:fill="EDEDED" w:themeFill="accent3" w:themeFillTint="33"/>
                          </w:tcPr>
                          <w:p w14:paraId="4581485C" w14:textId="77777777" w:rsidR="003D34F3" w:rsidRPr="00272FB3" w:rsidRDefault="003D34F3" w:rsidP="0085163C">
                            <w:pPr>
                              <w:pStyle w:val="BodyTextIndent"/>
                              <w:ind w:firstLine="0"/>
                              <w:jc w:val="left"/>
                              <w:rPr>
                                <w:color w:val="000000" w:themeColor="text1"/>
                                <w:sz w:val="18"/>
                                <w:szCs w:val="18"/>
                              </w:rPr>
                            </w:pPr>
                            <w:r>
                              <w:rPr>
                                <w:color w:val="000000" w:themeColor="text1"/>
                                <w:sz w:val="18"/>
                                <w:szCs w:val="18"/>
                              </w:rPr>
                              <w:t>17.36</w:t>
                            </w:r>
                          </w:p>
                        </w:tc>
                      </w:tr>
                      <w:tr w:rsidR="003D34F3" w:rsidRPr="000F0068" w14:paraId="2F87DB9D" w14:textId="77777777" w:rsidTr="00EC6D5A">
                        <w:trPr>
                          <w:jc w:val="center"/>
                        </w:trPr>
                        <w:tc>
                          <w:tcPr>
                            <w:tcW w:w="3024" w:type="dxa"/>
                            <w:shd w:val="clear" w:color="auto" w:fill="EDEDED" w:themeFill="accent3" w:themeFillTint="33"/>
                          </w:tcPr>
                          <w:p w14:paraId="25A24F60" w14:textId="77777777" w:rsidR="003D34F3" w:rsidRPr="00EC5CF1" w:rsidRDefault="003D34F3" w:rsidP="0085163C">
                            <w:pPr>
                              <w:pStyle w:val="BodyTextIndent"/>
                              <w:ind w:firstLine="0"/>
                              <w:jc w:val="left"/>
                              <w:rPr>
                                <w:color w:val="000000" w:themeColor="text1"/>
                                <w:sz w:val="18"/>
                                <w:szCs w:val="18"/>
                              </w:rPr>
                            </w:pPr>
                            <w:r w:rsidRPr="00EC5CF1">
                              <w:rPr>
                                <w:color w:val="000000" w:themeColor="text1"/>
                                <w:sz w:val="18"/>
                                <w:szCs w:val="18"/>
                              </w:rPr>
                              <w:t xml:space="preserve">Actual w/o OPV-% of </w:t>
                            </w:r>
                            <w:r>
                              <w:rPr>
                                <w:color w:val="000000" w:themeColor="text1"/>
                                <w:sz w:val="18"/>
                                <w:szCs w:val="18"/>
                              </w:rPr>
                              <w:t>Nominal</w:t>
                            </w:r>
                          </w:p>
                        </w:tc>
                        <w:tc>
                          <w:tcPr>
                            <w:tcW w:w="720" w:type="dxa"/>
                            <w:shd w:val="clear" w:color="auto" w:fill="EDEDED" w:themeFill="accent3" w:themeFillTint="33"/>
                          </w:tcPr>
                          <w:p w14:paraId="5ECBD5A3" w14:textId="77777777" w:rsidR="003D34F3" w:rsidRPr="00EC5CF1" w:rsidRDefault="003D34F3" w:rsidP="0085163C">
                            <w:pPr>
                              <w:pStyle w:val="BodyTextIndent"/>
                              <w:ind w:firstLine="0"/>
                              <w:rPr>
                                <w:color w:val="000000" w:themeColor="text1"/>
                                <w:sz w:val="18"/>
                                <w:szCs w:val="18"/>
                              </w:rPr>
                            </w:pPr>
                            <w:r w:rsidRPr="00EC5CF1">
                              <w:rPr>
                                <w:color w:val="000000" w:themeColor="text1"/>
                                <w:sz w:val="18"/>
                                <w:szCs w:val="18"/>
                              </w:rPr>
                              <w:t>3</w:t>
                            </w:r>
                            <w:r>
                              <w:rPr>
                                <w:color w:val="000000" w:themeColor="text1"/>
                                <w:sz w:val="18"/>
                                <w:szCs w:val="18"/>
                              </w:rPr>
                              <w:t>89</w:t>
                            </w:r>
                            <w:r w:rsidRPr="00EC5CF1">
                              <w:rPr>
                                <w:color w:val="000000" w:themeColor="text1"/>
                                <w:sz w:val="18"/>
                                <w:szCs w:val="18"/>
                              </w:rPr>
                              <w:t>%</w:t>
                            </w:r>
                          </w:p>
                        </w:tc>
                        <w:tc>
                          <w:tcPr>
                            <w:tcW w:w="667" w:type="dxa"/>
                            <w:shd w:val="clear" w:color="auto" w:fill="EDEDED" w:themeFill="accent3" w:themeFillTint="33"/>
                          </w:tcPr>
                          <w:p w14:paraId="4CCFBE28" w14:textId="77777777" w:rsidR="003D34F3" w:rsidRPr="00EC5CF1" w:rsidRDefault="003D34F3" w:rsidP="0085163C">
                            <w:pPr>
                              <w:pStyle w:val="BodyTextIndent"/>
                              <w:ind w:firstLine="0"/>
                              <w:rPr>
                                <w:color w:val="000000" w:themeColor="text1"/>
                                <w:sz w:val="18"/>
                                <w:szCs w:val="18"/>
                              </w:rPr>
                            </w:pPr>
                            <w:r w:rsidRPr="00EC5CF1">
                              <w:rPr>
                                <w:color w:val="000000" w:themeColor="text1"/>
                                <w:sz w:val="18"/>
                                <w:szCs w:val="18"/>
                              </w:rPr>
                              <w:t>60</w:t>
                            </w:r>
                            <w:r>
                              <w:rPr>
                                <w:color w:val="000000" w:themeColor="text1"/>
                                <w:sz w:val="18"/>
                                <w:szCs w:val="18"/>
                              </w:rPr>
                              <w:t>3</w:t>
                            </w:r>
                            <w:r w:rsidRPr="00EC5CF1">
                              <w:rPr>
                                <w:color w:val="000000" w:themeColor="text1"/>
                                <w:sz w:val="18"/>
                                <w:szCs w:val="18"/>
                              </w:rPr>
                              <w:t>%</w:t>
                            </w:r>
                          </w:p>
                        </w:tc>
                        <w:tc>
                          <w:tcPr>
                            <w:tcW w:w="720" w:type="dxa"/>
                            <w:shd w:val="clear" w:color="auto" w:fill="EDEDED" w:themeFill="accent3" w:themeFillTint="33"/>
                          </w:tcPr>
                          <w:p w14:paraId="58BEEC9B" w14:textId="77777777" w:rsidR="003D34F3" w:rsidRPr="00EC5CF1" w:rsidRDefault="003D34F3" w:rsidP="0085163C">
                            <w:pPr>
                              <w:pStyle w:val="BodyTextIndent"/>
                              <w:ind w:firstLine="0"/>
                              <w:jc w:val="left"/>
                              <w:rPr>
                                <w:color w:val="000000" w:themeColor="text1"/>
                                <w:sz w:val="18"/>
                                <w:szCs w:val="18"/>
                              </w:rPr>
                            </w:pPr>
                            <w:r>
                              <w:rPr>
                                <w:color w:val="000000" w:themeColor="text1"/>
                                <w:sz w:val="18"/>
                                <w:szCs w:val="18"/>
                              </w:rPr>
                              <w:t>713</w:t>
                            </w:r>
                            <w:r w:rsidRPr="00EC5CF1">
                              <w:rPr>
                                <w:color w:val="000000" w:themeColor="text1"/>
                                <w:sz w:val="18"/>
                                <w:szCs w:val="18"/>
                              </w:rPr>
                              <w:t>%</w:t>
                            </w:r>
                          </w:p>
                        </w:tc>
                      </w:tr>
                      <w:tr w:rsidR="003D34F3" w:rsidRPr="000F0068" w14:paraId="7FE58CDE" w14:textId="77777777" w:rsidTr="00EC6D5A">
                        <w:trPr>
                          <w:jc w:val="center"/>
                        </w:trPr>
                        <w:tc>
                          <w:tcPr>
                            <w:tcW w:w="3024" w:type="dxa"/>
                          </w:tcPr>
                          <w:p w14:paraId="0A00DFB1"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Actual w/ OPV-Average</w:t>
                            </w:r>
                          </w:p>
                        </w:tc>
                        <w:tc>
                          <w:tcPr>
                            <w:tcW w:w="720" w:type="dxa"/>
                          </w:tcPr>
                          <w:p w14:paraId="5E9251FB"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25.62</w:t>
                            </w:r>
                          </w:p>
                        </w:tc>
                        <w:tc>
                          <w:tcPr>
                            <w:tcW w:w="667" w:type="dxa"/>
                          </w:tcPr>
                          <w:p w14:paraId="2E5FEB5E" w14:textId="77777777" w:rsidR="003D34F3" w:rsidRPr="00272FB3" w:rsidRDefault="003D34F3" w:rsidP="0085163C">
                            <w:pPr>
                              <w:pStyle w:val="BodyTextIndent"/>
                              <w:ind w:firstLine="0"/>
                              <w:rPr>
                                <w:color w:val="000000" w:themeColor="text1"/>
                                <w:sz w:val="18"/>
                                <w:szCs w:val="18"/>
                              </w:rPr>
                            </w:pPr>
                            <w:r>
                              <w:rPr>
                                <w:color w:val="000000" w:themeColor="text1"/>
                                <w:sz w:val="18"/>
                                <w:szCs w:val="18"/>
                              </w:rPr>
                              <w:t>39.00</w:t>
                            </w:r>
                          </w:p>
                        </w:tc>
                        <w:tc>
                          <w:tcPr>
                            <w:tcW w:w="720" w:type="dxa"/>
                          </w:tcPr>
                          <w:p w14:paraId="30D53F2E"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47.03</w:t>
                            </w:r>
                          </w:p>
                        </w:tc>
                      </w:tr>
                      <w:tr w:rsidR="003D34F3" w:rsidRPr="000F0068" w14:paraId="7AC48ED7" w14:textId="77777777" w:rsidTr="00EC6D5A">
                        <w:trPr>
                          <w:jc w:val="center"/>
                        </w:trPr>
                        <w:tc>
                          <w:tcPr>
                            <w:tcW w:w="3024" w:type="dxa"/>
                          </w:tcPr>
                          <w:p w14:paraId="245A1397"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Actual w/ OPV-Std. Deviation</w:t>
                            </w:r>
                          </w:p>
                        </w:tc>
                        <w:tc>
                          <w:tcPr>
                            <w:tcW w:w="720" w:type="dxa"/>
                          </w:tcPr>
                          <w:p w14:paraId="2EAE53E9"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9.99</w:t>
                            </w:r>
                          </w:p>
                        </w:tc>
                        <w:tc>
                          <w:tcPr>
                            <w:tcW w:w="667" w:type="dxa"/>
                          </w:tcPr>
                          <w:p w14:paraId="70D5D321" w14:textId="77777777" w:rsidR="003D34F3" w:rsidRPr="00272FB3" w:rsidRDefault="003D34F3" w:rsidP="0085163C">
                            <w:pPr>
                              <w:pStyle w:val="BodyTextIndent"/>
                              <w:ind w:firstLine="0"/>
                              <w:rPr>
                                <w:color w:val="000000" w:themeColor="text1"/>
                                <w:sz w:val="18"/>
                                <w:szCs w:val="18"/>
                              </w:rPr>
                            </w:pPr>
                            <w:r>
                              <w:rPr>
                                <w:color w:val="000000" w:themeColor="text1"/>
                                <w:sz w:val="18"/>
                                <w:szCs w:val="18"/>
                              </w:rPr>
                              <w:t>7.69</w:t>
                            </w:r>
                          </w:p>
                        </w:tc>
                        <w:tc>
                          <w:tcPr>
                            <w:tcW w:w="720" w:type="dxa"/>
                          </w:tcPr>
                          <w:p w14:paraId="56118FC0"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16.84</w:t>
                            </w:r>
                          </w:p>
                        </w:tc>
                      </w:tr>
                      <w:tr w:rsidR="003D34F3" w:rsidRPr="000F0068" w14:paraId="36A77D7A" w14:textId="77777777" w:rsidTr="00EC6D5A">
                        <w:trPr>
                          <w:jc w:val="center"/>
                        </w:trPr>
                        <w:tc>
                          <w:tcPr>
                            <w:tcW w:w="3024" w:type="dxa"/>
                          </w:tcPr>
                          <w:p w14:paraId="61A8C2FE" w14:textId="77777777" w:rsidR="003D34F3" w:rsidRPr="00EC5CF1" w:rsidRDefault="003D34F3" w:rsidP="0085163C">
                            <w:pPr>
                              <w:pStyle w:val="BodyTextIndent"/>
                              <w:ind w:firstLine="0"/>
                              <w:jc w:val="left"/>
                              <w:rPr>
                                <w:color w:val="000000" w:themeColor="text1"/>
                                <w:sz w:val="18"/>
                                <w:szCs w:val="18"/>
                              </w:rPr>
                            </w:pPr>
                            <w:r w:rsidRPr="00EC5CF1">
                              <w:rPr>
                                <w:color w:val="000000" w:themeColor="text1"/>
                                <w:sz w:val="18"/>
                                <w:szCs w:val="18"/>
                              </w:rPr>
                              <w:t xml:space="preserve">Actual w/ OPV-% of </w:t>
                            </w:r>
                            <w:r>
                              <w:rPr>
                                <w:color w:val="000000" w:themeColor="text1"/>
                                <w:sz w:val="18"/>
                                <w:szCs w:val="18"/>
                              </w:rPr>
                              <w:t>Nominal</w:t>
                            </w:r>
                          </w:p>
                        </w:tc>
                        <w:tc>
                          <w:tcPr>
                            <w:tcW w:w="720" w:type="dxa"/>
                          </w:tcPr>
                          <w:p w14:paraId="224D71E7" w14:textId="77777777" w:rsidR="003D34F3" w:rsidRPr="00EC5CF1" w:rsidRDefault="003D34F3" w:rsidP="0085163C">
                            <w:pPr>
                              <w:pStyle w:val="BodyTextIndent"/>
                              <w:ind w:firstLine="0"/>
                              <w:rPr>
                                <w:color w:val="000000" w:themeColor="text1"/>
                                <w:sz w:val="18"/>
                                <w:szCs w:val="18"/>
                              </w:rPr>
                            </w:pPr>
                            <w:r w:rsidRPr="00EC5CF1">
                              <w:rPr>
                                <w:color w:val="000000" w:themeColor="text1"/>
                                <w:sz w:val="18"/>
                                <w:szCs w:val="18"/>
                              </w:rPr>
                              <w:t>37</w:t>
                            </w:r>
                            <w:r>
                              <w:rPr>
                                <w:color w:val="000000" w:themeColor="text1"/>
                                <w:sz w:val="18"/>
                                <w:szCs w:val="18"/>
                              </w:rPr>
                              <w:t>3</w:t>
                            </w:r>
                            <w:r w:rsidRPr="00EC5CF1">
                              <w:rPr>
                                <w:color w:val="000000" w:themeColor="text1"/>
                                <w:sz w:val="18"/>
                                <w:szCs w:val="18"/>
                              </w:rPr>
                              <w:t>%</w:t>
                            </w:r>
                          </w:p>
                        </w:tc>
                        <w:tc>
                          <w:tcPr>
                            <w:tcW w:w="667" w:type="dxa"/>
                          </w:tcPr>
                          <w:p w14:paraId="1017666A" w14:textId="77777777" w:rsidR="003D34F3" w:rsidRPr="00EC5CF1" w:rsidRDefault="003D34F3" w:rsidP="0085163C">
                            <w:pPr>
                              <w:pStyle w:val="BodyTextIndent"/>
                              <w:ind w:firstLine="0"/>
                              <w:rPr>
                                <w:color w:val="000000" w:themeColor="text1"/>
                                <w:sz w:val="18"/>
                                <w:szCs w:val="18"/>
                              </w:rPr>
                            </w:pPr>
                            <w:r w:rsidRPr="00EC5CF1">
                              <w:rPr>
                                <w:color w:val="000000" w:themeColor="text1"/>
                                <w:sz w:val="18"/>
                                <w:szCs w:val="18"/>
                              </w:rPr>
                              <w:t>5</w:t>
                            </w:r>
                            <w:r>
                              <w:rPr>
                                <w:color w:val="000000" w:themeColor="text1"/>
                                <w:sz w:val="18"/>
                                <w:szCs w:val="18"/>
                              </w:rPr>
                              <w:t>61</w:t>
                            </w:r>
                            <w:r w:rsidRPr="00EC5CF1">
                              <w:rPr>
                                <w:color w:val="000000" w:themeColor="text1"/>
                                <w:sz w:val="18"/>
                                <w:szCs w:val="18"/>
                              </w:rPr>
                              <w:t>%</w:t>
                            </w:r>
                          </w:p>
                        </w:tc>
                        <w:tc>
                          <w:tcPr>
                            <w:tcW w:w="720" w:type="dxa"/>
                          </w:tcPr>
                          <w:p w14:paraId="6CC0AC86" w14:textId="77777777" w:rsidR="003D34F3" w:rsidRPr="00EC5CF1" w:rsidRDefault="003D34F3" w:rsidP="0085163C">
                            <w:pPr>
                              <w:pStyle w:val="BodyTextIndent"/>
                              <w:ind w:firstLine="0"/>
                              <w:jc w:val="left"/>
                              <w:rPr>
                                <w:color w:val="000000" w:themeColor="text1"/>
                                <w:sz w:val="18"/>
                                <w:szCs w:val="18"/>
                              </w:rPr>
                            </w:pPr>
                            <w:r w:rsidRPr="00EC5CF1">
                              <w:rPr>
                                <w:color w:val="000000" w:themeColor="text1"/>
                                <w:sz w:val="18"/>
                                <w:szCs w:val="18"/>
                              </w:rPr>
                              <w:t>6</w:t>
                            </w:r>
                            <w:r>
                              <w:rPr>
                                <w:color w:val="000000" w:themeColor="text1"/>
                                <w:sz w:val="18"/>
                                <w:szCs w:val="18"/>
                              </w:rPr>
                              <w:t>56</w:t>
                            </w:r>
                            <w:r w:rsidRPr="00EC5CF1">
                              <w:rPr>
                                <w:color w:val="000000" w:themeColor="text1"/>
                                <w:sz w:val="18"/>
                                <w:szCs w:val="18"/>
                              </w:rPr>
                              <w:t>%</w:t>
                            </w:r>
                          </w:p>
                        </w:tc>
                      </w:tr>
                      <w:tr w:rsidR="003D34F3" w:rsidRPr="000F0068" w14:paraId="2F679AD5" w14:textId="77777777" w:rsidTr="00EC6D5A">
                        <w:trPr>
                          <w:jc w:val="center"/>
                        </w:trPr>
                        <w:tc>
                          <w:tcPr>
                            <w:tcW w:w="3024" w:type="dxa"/>
                            <w:shd w:val="clear" w:color="auto" w:fill="F2F2F2" w:themeFill="background1" w:themeFillShade="F2"/>
                          </w:tcPr>
                          <w:p w14:paraId="7F53664F" w14:textId="0E7EF7A3" w:rsidR="003D34F3" w:rsidRDefault="003D34F3" w:rsidP="0085163C">
                            <w:pPr>
                              <w:pStyle w:val="BodyTextIndent"/>
                              <w:ind w:firstLine="0"/>
                              <w:jc w:val="left"/>
                              <w:rPr>
                                <w:b/>
                                <w:bCs/>
                                <w:color w:val="000000" w:themeColor="text1"/>
                                <w:sz w:val="18"/>
                                <w:szCs w:val="18"/>
                              </w:rPr>
                            </w:pPr>
                            <w:r>
                              <w:rPr>
                                <w:b/>
                                <w:bCs/>
                                <w:color w:val="000000" w:themeColor="text1"/>
                                <w:sz w:val="18"/>
                                <w:szCs w:val="18"/>
                              </w:rPr>
                              <w:t>Reduction in Avg. Cycle Time</w:t>
                            </w:r>
                            <w:r w:rsidR="00074618">
                              <w:rPr>
                                <w:b/>
                                <w:bCs/>
                                <w:color w:val="000000" w:themeColor="text1"/>
                                <w:sz w:val="18"/>
                                <w:szCs w:val="18"/>
                                <w:vertAlign w:val="superscript"/>
                              </w:rPr>
                              <w:t>1</w:t>
                            </w:r>
                          </w:p>
                        </w:tc>
                        <w:tc>
                          <w:tcPr>
                            <w:tcW w:w="720" w:type="dxa"/>
                            <w:shd w:val="clear" w:color="auto" w:fill="F2F2F2" w:themeFill="background1" w:themeFillShade="F2"/>
                          </w:tcPr>
                          <w:p w14:paraId="3D88DADD" w14:textId="77777777" w:rsidR="003D34F3" w:rsidRDefault="003D34F3" w:rsidP="0085163C">
                            <w:pPr>
                              <w:pStyle w:val="BodyTextIndent"/>
                              <w:ind w:firstLine="0"/>
                              <w:rPr>
                                <w:b/>
                                <w:bCs/>
                                <w:color w:val="000000" w:themeColor="text1"/>
                                <w:sz w:val="18"/>
                                <w:szCs w:val="18"/>
                              </w:rPr>
                            </w:pPr>
                            <w:r>
                              <w:rPr>
                                <w:b/>
                                <w:bCs/>
                                <w:color w:val="000000" w:themeColor="text1"/>
                                <w:sz w:val="18"/>
                                <w:szCs w:val="18"/>
                              </w:rPr>
                              <w:t>1.25</w:t>
                            </w:r>
                          </w:p>
                        </w:tc>
                        <w:tc>
                          <w:tcPr>
                            <w:tcW w:w="667" w:type="dxa"/>
                            <w:shd w:val="clear" w:color="auto" w:fill="F2F2F2" w:themeFill="background1" w:themeFillShade="F2"/>
                          </w:tcPr>
                          <w:p w14:paraId="464114FF" w14:textId="77777777" w:rsidR="003D34F3" w:rsidRDefault="003D34F3" w:rsidP="0085163C">
                            <w:pPr>
                              <w:pStyle w:val="BodyTextIndent"/>
                              <w:ind w:firstLine="0"/>
                              <w:rPr>
                                <w:b/>
                                <w:bCs/>
                                <w:color w:val="000000" w:themeColor="text1"/>
                                <w:sz w:val="18"/>
                                <w:szCs w:val="18"/>
                              </w:rPr>
                            </w:pPr>
                            <w:r>
                              <w:rPr>
                                <w:b/>
                                <w:bCs/>
                                <w:color w:val="000000" w:themeColor="text1"/>
                                <w:sz w:val="18"/>
                                <w:szCs w:val="18"/>
                              </w:rPr>
                              <w:t>2.71</w:t>
                            </w:r>
                          </w:p>
                        </w:tc>
                        <w:tc>
                          <w:tcPr>
                            <w:tcW w:w="720" w:type="dxa"/>
                            <w:shd w:val="clear" w:color="auto" w:fill="F2F2F2" w:themeFill="background1" w:themeFillShade="F2"/>
                          </w:tcPr>
                          <w:p w14:paraId="49CF43C4" w14:textId="77777777" w:rsidR="003D34F3" w:rsidRDefault="003D34F3" w:rsidP="0085163C">
                            <w:pPr>
                              <w:pStyle w:val="BodyTextIndent"/>
                              <w:ind w:firstLine="0"/>
                              <w:jc w:val="left"/>
                              <w:rPr>
                                <w:b/>
                                <w:bCs/>
                                <w:color w:val="000000" w:themeColor="text1"/>
                                <w:sz w:val="18"/>
                                <w:szCs w:val="18"/>
                              </w:rPr>
                            </w:pPr>
                            <w:r>
                              <w:rPr>
                                <w:b/>
                                <w:bCs/>
                                <w:color w:val="000000" w:themeColor="text1"/>
                                <w:sz w:val="18"/>
                                <w:szCs w:val="18"/>
                              </w:rPr>
                              <w:t>2.90</w:t>
                            </w:r>
                          </w:p>
                        </w:tc>
                      </w:tr>
                      <w:tr w:rsidR="003D34F3" w:rsidRPr="000F0068" w14:paraId="6E950D04" w14:textId="77777777" w:rsidTr="00EC6D5A">
                        <w:trPr>
                          <w:jc w:val="center"/>
                        </w:trPr>
                        <w:tc>
                          <w:tcPr>
                            <w:tcW w:w="3024" w:type="dxa"/>
                            <w:shd w:val="clear" w:color="auto" w:fill="F2F2F2" w:themeFill="background1" w:themeFillShade="F2"/>
                          </w:tcPr>
                          <w:p w14:paraId="699B59ED" w14:textId="16131700" w:rsidR="003D34F3" w:rsidRDefault="00582C11" w:rsidP="0085163C">
                            <w:pPr>
                              <w:pStyle w:val="BodyTextIndent"/>
                              <w:ind w:firstLine="0"/>
                              <w:jc w:val="left"/>
                              <w:rPr>
                                <w:b/>
                                <w:bCs/>
                                <w:color w:val="000000" w:themeColor="text1"/>
                                <w:sz w:val="18"/>
                                <w:szCs w:val="18"/>
                              </w:rPr>
                            </w:pPr>
                            <w:r>
                              <w:rPr>
                                <w:b/>
                                <w:bCs/>
                                <w:color w:val="000000" w:themeColor="text1"/>
                                <w:sz w:val="18"/>
                                <w:szCs w:val="18"/>
                              </w:rPr>
                              <w:t>Percent</w:t>
                            </w:r>
                            <w:r w:rsidR="00074618">
                              <w:rPr>
                                <w:b/>
                                <w:bCs/>
                                <w:color w:val="000000" w:themeColor="text1"/>
                                <w:sz w:val="18"/>
                                <w:szCs w:val="18"/>
                              </w:rPr>
                              <w:t xml:space="preserve"> </w:t>
                            </w:r>
                            <w:r w:rsidR="003D34F3">
                              <w:rPr>
                                <w:b/>
                                <w:bCs/>
                                <w:color w:val="000000" w:themeColor="text1"/>
                                <w:sz w:val="18"/>
                                <w:szCs w:val="18"/>
                              </w:rPr>
                              <w:t>Improvement</w:t>
                            </w:r>
                            <w:r w:rsidR="00074618">
                              <w:rPr>
                                <w:b/>
                                <w:bCs/>
                                <w:color w:val="000000" w:themeColor="text1"/>
                                <w:sz w:val="18"/>
                                <w:szCs w:val="18"/>
                                <w:vertAlign w:val="superscript"/>
                              </w:rPr>
                              <w:t>2</w:t>
                            </w:r>
                          </w:p>
                        </w:tc>
                        <w:tc>
                          <w:tcPr>
                            <w:tcW w:w="720" w:type="dxa"/>
                            <w:shd w:val="clear" w:color="auto" w:fill="F2F2F2" w:themeFill="background1" w:themeFillShade="F2"/>
                          </w:tcPr>
                          <w:p w14:paraId="07D5D183" w14:textId="3F6FFFC1" w:rsidR="003D34F3" w:rsidRDefault="003D34F3" w:rsidP="0085163C">
                            <w:pPr>
                              <w:pStyle w:val="BodyTextIndent"/>
                              <w:ind w:firstLine="0"/>
                              <w:rPr>
                                <w:b/>
                                <w:bCs/>
                                <w:color w:val="000000" w:themeColor="text1"/>
                                <w:sz w:val="18"/>
                                <w:szCs w:val="18"/>
                              </w:rPr>
                            </w:pPr>
                            <w:r>
                              <w:rPr>
                                <w:b/>
                                <w:bCs/>
                                <w:color w:val="000000" w:themeColor="text1"/>
                                <w:sz w:val="18"/>
                                <w:szCs w:val="18"/>
                              </w:rPr>
                              <w:t>4.65%</w:t>
                            </w:r>
                          </w:p>
                        </w:tc>
                        <w:tc>
                          <w:tcPr>
                            <w:tcW w:w="667" w:type="dxa"/>
                            <w:shd w:val="clear" w:color="auto" w:fill="F2F2F2" w:themeFill="background1" w:themeFillShade="F2"/>
                          </w:tcPr>
                          <w:p w14:paraId="30D33E18" w14:textId="385B8AA0" w:rsidR="003D34F3" w:rsidRDefault="003D34F3" w:rsidP="0085163C">
                            <w:pPr>
                              <w:pStyle w:val="BodyTextIndent"/>
                              <w:ind w:firstLine="0"/>
                              <w:rPr>
                                <w:b/>
                                <w:bCs/>
                                <w:color w:val="000000" w:themeColor="text1"/>
                                <w:sz w:val="18"/>
                                <w:szCs w:val="18"/>
                              </w:rPr>
                            </w:pPr>
                            <w:r>
                              <w:rPr>
                                <w:b/>
                                <w:bCs/>
                                <w:color w:val="000000" w:themeColor="text1"/>
                                <w:sz w:val="18"/>
                                <w:szCs w:val="18"/>
                              </w:rPr>
                              <w:t>6.50%</w:t>
                            </w:r>
                          </w:p>
                        </w:tc>
                        <w:tc>
                          <w:tcPr>
                            <w:tcW w:w="720" w:type="dxa"/>
                            <w:shd w:val="clear" w:color="auto" w:fill="F2F2F2" w:themeFill="background1" w:themeFillShade="F2"/>
                          </w:tcPr>
                          <w:p w14:paraId="3301FEB4" w14:textId="7C86F08F" w:rsidR="003D34F3" w:rsidRDefault="003D34F3" w:rsidP="0085163C">
                            <w:pPr>
                              <w:pStyle w:val="BodyTextIndent"/>
                              <w:ind w:firstLine="0"/>
                              <w:jc w:val="left"/>
                              <w:rPr>
                                <w:b/>
                                <w:bCs/>
                                <w:color w:val="000000" w:themeColor="text1"/>
                                <w:sz w:val="18"/>
                                <w:szCs w:val="18"/>
                              </w:rPr>
                            </w:pPr>
                            <w:r>
                              <w:rPr>
                                <w:b/>
                                <w:bCs/>
                                <w:color w:val="000000" w:themeColor="text1"/>
                                <w:sz w:val="18"/>
                                <w:szCs w:val="18"/>
                              </w:rPr>
                              <w:t>5.81%</w:t>
                            </w:r>
                          </w:p>
                        </w:tc>
                      </w:tr>
                      <w:tr w:rsidR="003D34F3" w:rsidRPr="000F0068" w14:paraId="3A0405B7" w14:textId="77777777" w:rsidTr="00EC6D5A">
                        <w:trPr>
                          <w:jc w:val="center"/>
                        </w:trPr>
                        <w:tc>
                          <w:tcPr>
                            <w:tcW w:w="3024" w:type="dxa"/>
                            <w:shd w:val="clear" w:color="auto" w:fill="FFFFFF" w:themeFill="background1"/>
                          </w:tcPr>
                          <w:p w14:paraId="34ABB50C"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 xml:space="preserve">Steady state </w:t>
                            </w:r>
                            <w:r>
                              <w:rPr>
                                <w:color w:val="000000" w:themeColor="text1"/>
                                <w:sz w:val="18"/>
                                <w:szCs w:val="18"/>
                              </w:rPr>
                              <w:t xml:space="preserve">ROP </w:t>
                            </w:r>
                            <w:r w:rsidRPr="00272FB3">
                              <w:rPr>
                                <w:color w:val="000000" w:themeColor="text1"/>
                                <w:sz w:val="18"/>
                                <w:szCs w:val="18"/>
                              </w:rPr>
                              <w:t>estimate average</w:t>
                            </w:r>
                          </w:p>
                        </w:tc>
                        <w:tc>
                          <w:tcPr>
                            <w:tcW w:w="720" w:type="dxa"/>
                            <w:shd w:val="clear" w:color="auto" w:fill="FFFFFF" w:themeFill="background1"/>
                          </w:tcPr>
                          <w:p w14:paraId="3A4D54C4"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0.285</w:t>
                            </w:r>
                          </w:p>
                        </w:tc>
                        <w:tc>
                          <w:tcPr>
                            <w:tcW w:w="667" w:type="dxa"/>
                            <w:shd w:val="clear" w:color="auto" w:fill="FFFFFF" w:themeFill="background1"/>
                          </w:tcPr>
                          <w:p w14:paraId="43B9C103"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0.342</w:t>
                            </w:r>
                          </w:p>
                        </w:tc>
                        <w:tc>
                          <w:tcPr>
                            <w:tcW w:w="720" w:type="dxa"/>
                            <w:shd w:val="clear" w:color="auto" w:fill="FFFFFF" w:themeFill="background1"/>
                          </w:tcPr>
                          <w:p w14:paraId="482E79D0"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0.442</w:t>
                            </w:r>
                          </w:p>
                        </w:tc>
                      </w:tr>
                      <w:tr w:rsidR="003D34F3" w:rsidRPr="000F0068" w14:paraId="0C41E13C" w14:textId="77777777" w:rsidTr="004F5558">
                        <w:trPr>
                          <w:jc w:val="center"/>
                        </w:trPr>
                        <w:tc>
                          <w:tcPr>
                            <w:tcW w:w="3024" w:type="dxa"/>
                            <w:tcBorders>
                              <w:bottom w:val="single" w:sz="4" w:space="0" w:color="auto"/>
                            </w:tcBorders>
                            <w:shd w:val="clear" w:color="auto" w:fill="FFFFFF" w:themeFill="background1"/>
                          </w:tcPr>
                          <w:p w14:paraId="475C1F90" w14:textId="77777777" w:rsidR="003D34F3" w:rsidRPr="00272FB3" w:rsidRDefault="003D34F3" w:rsidP="0085163C">
                            <w:pPr>
                              <w:pStyle w:val="BodyTextIndent"/>
                              <w:ind w:firstLine="0"/>
                              <w:jc w:val="left"/>
                              <w:rPr>
                                <w:color w:val="000000" w:themeColor="text1"/>
                                <w:sz w:val="18"/>
                                <w:szCs w:val="18"/>
                              </w:rPr>
                            </w:pPr>
                            <w:r w:rsidRPr="00272FB3">
                              <w:rPr>
                                <w:color w:val="000000" w:themeColor="text1"/>
                                <w:sz w:val="18"/>
                                <w:szCs w:val="18"/>
                              </w:rPr>
                              <w:t xml:space="preserve">Steady state </w:t>
                            </w:r>
                            <w:r>
                              <w:rPr>
                                <w:color w:val="000000" w:themeColor="text1"/>
                                <w:sz w:val="18"/>
                                <w:szCs w:val="18"/>
                              </w:rPr>
                              <w:t xml:space="preserve">ROP </w:t>
                            </w:r>
                            <w:r w:rsidRPr="00272FB3">
                              <w:rPr>
                                <w:color w:val="000000" w:themeColor="text1"/>
                                <w:sz w:val="18"/>
                                <w:szCs w:val="18"/>
                              </w:rPr>
                              <w:t>estimate std. dev</w:t>
                            </w:r>
                            <w:r>
                              <w:rPr>
                                <w:color w:val="000000" w:themeColor="text1"/>
                                <w:sz w:val="18"/>
                                <w:szCs w:val="18"/>
                              </w:rPr>
                              <w:t>.</w:t>
                            </w:r>
                          </w:p>
                        </w:tc>
                        <w:tc>
                          <w:tcPr>
                            <w:tcW w:w="720" w:type="dxa"/>
                            <w:tcBorders>
                              <w:bottom w:val="single" w:sz="4" w:space="0" w:color="auto"/>
                            </w:tcBorders>
                            <w:shd w:val="clear" w:color="auto" w:fill="FFFFFF" w:themeFill="background1"/>
                          </w:tcPr>
                          <w:p w14:paraId="3433A83C"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0.062</w:t>
                            </w:r>
                          </w:p>
                        </w:tc>
                        <w:tc>
                          <w:tcPr>
                            <w:tcW w:w="667" w:type="dxa"/>
                            <w:tcBorders>
                              <w:bottom w:val="single" w:sz="4" w:space="0" w:color="auto"/>
                            </w:tcBorders>
                            <w:shd w:val="clear" w:color="auto" w:fill="FFFFFF" w:themeFill="background1"/>
                          </w:tcPr>
                          <w:p w14:paraId="3CC9E63B" w14:textId="77777777" w:rsidR="003D34F3" w:rsidRPr="00272FB3" w:rsidRDefault="003D34F3" w:rsidP="0085163C">
                            <w:pPr>
                              <w:pStyle w:val="BodyTextIndent"/>
                              <w:ind w:firstLine="0"/>
                              <w:rPr>
                                <w:color w:val="000000" w:themeColor="text1"/>
                                <w:sz w:val="18"/>
                                <w:szCs w:val="18"/>
                              </w:rPr>
                            </w:pPr>
                            <w:r w:rsidRPr="00272FB3">
                              <w:rPr>
                                <w:color w:val="000000" w:themeColor="text1"/>
                                <w:sz w:val="18"/>
                                <w:szCs w:val="18"/>
                              </w:rPr>
                              <w:t>0.056</w:t>
                            </w:r>
                          </w:p>
                        </w:tc>
                        <w:tc>
                          <w:tcPr>
                            <w:tcW w:w="720" w:type="dxa"/>
                            <w:tcBorders>
                              <w:bottom w:val="single" w:sz="4" w:space="0" w:color="auto"/>
                            </w:tcBorders>
                            <w:shd w:val="clear" w:color="auto" w:fill="FFFFFF" w:themeFill="background1"/>
                          </w:tcPr>
                          <w:p w14:paraId="28923682" w14:textId="77777777" w:rsidR="003D34F3" w:rsidRPr="00272FB3" w:rsidRDefault="003D34F3" w:rsidP="0085163C">
                            <w:pPr>
                              <w:pStyle w:val="BodyTextIndent"/>
                              <w:keepNext/>
                              <w:ind w:firstLine="0"/>
                              <w:jc w:val="left"/>
                              <w:rPr>
                                <w:color w:val="000000" w:themeColor="text1"/>
                                <w:sz w:val="18"/>
                                <w:szCs w:val="18"/>
                              </w:rPr>
                            </w:pPr>
                            <w:r w:rsidRPr="00272FB3">
                              <w:rPr>
                                <w:color w:val="000000" w:themeColor="text1"/>
                                <w:sz w:val="18"/>
                                <w:szCs w:val="18"/>
                              </w:rPr>
                              <w:t>0.08</w:t>
                            </w:r>
                            <w:r>
                              <w:rPr>
                                <w:color w:val="000000" w:themeColor="text1"/>
                                <w:sz w:val="18"/>
                                <w:szCs w:val="18"/>
                              </w:rPr>
                              <w:t>1</w:t>
                            </w:r>
                          </w:p>
                        </w:tc>
                      </w:tr>
                      <w:tr w:rsidR="00270FE5" w:rsidRPr="000F0068" w14:paraId="57BA8B26" w14:textId="77777777" w:rsidTr="004F5558">
                        <w:trPr>
                          <w:jc w:val="center"/>
                        </w:trPr>
                        <w:tc>
                          <w:tcPr>
                            <w:tcW w:w="5131" w:type="dxa"/>
                            <w:gridSpan w:val="4"/>
                            <w:tcBorders>
                              <w:left w:val="nil"/>
                              <w:bottom w:val="nil"/>
                              <w:right w:val="nil"/>
                            </w:tcBorders>
                            <w:shd w:val="clear" w:color="auto" w:fill="FFFFFF" w:themeFill="background1"/>
                          </w:tcPr>
                          <w:p w14:paraId="5A2BA735" w14:textId="6425205F" w:rsidR="00270FE5" w:rsidRPr="00272FB3" w:rsidRDefault="00984647">
                            <w:pPr>
                              <w:pStyle w:val="BodyTextIndent"/>
                              <w:keepNext/>
                              <w:ind w:firstLine="0"/>
                              <w:jc w:val="left"/>
                              <w:rPr>
                                <w:color w:val="000000" w:themeColor="text1"/>
                                <w:sz w:val="18"/>
                                <w:szCs w:val="18"/>
                              </w:rPr>
                            </w:pPr>
                            <w:r w:rsidRPr="003228B6">
                              <w:rPr>
                                <w:color w:val="000000" w:themeColor="text1"/>
                                <w:sz w:val="14"/>
                                <w:szCs w:val="14"/>
                              </w:rPr>
                              <w:t xml:space="preserve">1. </w:t>
                            </w:r>
                            <w:r w:rsidR="00AA3A46">
                              <w:rPr>
                                <w:color w:val="000000" w:themeColor="text1"/>
                                <w:sz w:val="14"/>
                                <w:szCs w:val="14"/>
                              </w:rPr>
                              <w:t>C</w:t>
                            </w:r>
                            <w:r w:rsidRPr="003228B6">
                              <w:rPr>
                                <w:color w:val="000000" w:themeColor="text1"/>
                                <w:sz w:val="14"/>
                                <w:szCs w:val="14"/>
                              </w:rPr>
                              <w:t xml:space="preserve">alculated as </w:t>
                            </w:r>
                            <w:r w:rsidR="00D26001">
                              <w:rPr>
                                <w:color w:val="000000" w:themeColor="text1"/>
                                <w:sz w:val="14"/>
                                <w:szCs w:val="14"/>
                              </w:rPr>
                              <w:t>“</w:t>
                            </w:r>
                            <w:r w:rsidR="00521F63" w:rsidRPr="003228B6">
                              <w:rPr>
                                <w:color w:val="000000" w:themeColor="text1"/>
                                <w:sz w:val="14"/>
                                <w:szCs w:val="14"/>
                              </w:rPr>
                              <w:t>Actual w/o OPV-Average</w:t>
                            </w:r>
                            <w:r w:rsidR="00D26001">
                              <w:rPr>
                                <w:color w:val="000000" w:themeColor="text1"/>
                                <w:sz w:val="14"/>
                                <w:szCs w:val="14"/>
                              </w:rPr>
                              <w:t>”</w:t>
                            </w:r>
                            <w:r w:rsidR="000574F6">
                              <w:rPr>
                                <w:color w:val="000000" w:themeColor="text1"/>
                                <w:sz w:val="14"/>
                                <w:szCs w:val="14"/>
                              </w:rPr>
                              <w:t>-</w:t>
                            </w:r>
                            <w:r w:rsidR="00D26001">
                              <w:rPr>
                                <w:color w:val="000000" w:themeColor="text1"/>
                                <w:sz w:val="14"/>
                                <w:szCs w:val="14"/>
                              </w:rPr>
                              <w:t>”</w:t>
                            </w:r>
                            <w:r w:rsidR="00521F63" w:rsidRPr="003228B6">
                              <w:rPr>
                                <w:color w:val="000000" w:themeColor="text1"/>
                                <w:sz w:val="14"/>
                                <w:szCs w:val="14"/>
                              </w:rPr>
                              <w:t>Actual w/ OPV-Average</w:t>
                            </w:r>
                            <w:r w:rsidR="00D26001">
                              <w:rPr>
                                <w:color w:val="000000" w:themeColor="text1"/>
                                <w:sz w:val="14"/>
                                <w:szCs w:val="14"/>
                              </w:rPr>
                              <w:t>”</w:t>
                            </w:r>
                            <w:r w:rsidR="00AA3A46">
                              <w:rPr>
                                <w:color w:val="000000" w:themeColor="text1"/>
                                <w:sz w:val="14"/>
                                <w:szCs w:val="14"/>
                              </w:rPr>
                              <w:t xml:space="preserve"> </w:t>
                            </w:r>
                            <w:r w:rsidR="00AA3A46">
                              <w:rPr>
                                <w:color w:val="000000" w:themeColor="text1"/>
                                <w:sz w:val="14"/>
                                <w:szCs w:val="14"/>
                              </w:rPr>
                              <w:br/>
                              <w:t>2.</w:t>
                            </w:r>
                            <w:r w:rsidR="00AA3A46" w:rsidRPr="0001725E">
                              <w:rPr>
                                <w:color w:val="000000" w:themeColor="text1"/>
                                <w:sz w:val="14"/>
                                <w:szCs w:val="14"/>
                              </w:rPr>
                              <w:t xml:space="preserve"> </w:t>
                            </w:r>
                            <w:r w:rsidR="00AA3A46">
                              <w:rPr>
                                <w:color w:val="000000" w:themeColor="text1"/>
                                <w:sz w:val="14"/>
                                <w:szCs w:val="14"/>
                              </w:rPr>
                              <w:t>Calculated as “</w:t>
                            </w:r>
                            <w:r w:rsidR="00AA3A46" w:rsidRPr="0001725E">
                              <w:rPr>
                                <w:color w:val="000000" w:themeColor="text1"/>
                                <w:sz w:val="14"/>
                                <w:szCs w:val="14"/>
                              </w:rPr>
                              <w:t>Reduction in Avg. Cycle Time”/”Actual w/o OPV-Average”</w:t>
                            </w:r>
                          </w:p>
                        </w:tc>
                      </w:tr>
                    </w:tbl>
                    <w:p w14:paraId="033A7BD2" w14:textId="77777777" w:rsidR="003D34F3" w:rsidRPr="000F0068" w:rsidRDefault="003D34F3" w:rsidP="00A40AE5">
                      <w:pPr>
                        <w:rPr>
                          <w:color w:val="000000" w:themeColor="text1"/>
                        </w:rPr>
                      </w:pPr>
                    </w:p>
                  </w:txbxContent>
                </v:textbox>
                <w10:wrap type="square" anchorx="margin"/>
              </v:shape>
            </w:pict>
          </mc:Fallback>
        </mc:AlternateContent>
      </w:r>
      <w:r w:rsidR="004A76B3">
        <w:rPr>
          <w:kern w:val="0"/>
        </w:rPr>
        <w:t xml:space="preserve">The results indicate that the </w:t>
      </w:r>
      <w:r w:rsidR="00F24E47">
        <w:rPr>
          <w:kern w:val="0"/>
        </w:rPr>
        <w:t>ROP</w:t>
      </w:r>
      <w:r w:rsidR="004A76B3">
        <w:rPr>
          <w:kern w:val="0"/>
        </w:rPr>
        <w:t xml:space="preserve"> algorithm </w:t>
      </w:r>
      <w:r w:rsidR="00AD5C12">
        <w:rPr>
          <w:kern w:val="0"/>
        </w:rPr>
        <w:t xml:space="preserve">is able to adapt its parameters </w:t>
      </w:r>
      <w:r w:rsidR="00D91AF1">
        <w:rPr>
          <w:kern w:val="0"/>
        </w:rPr>
        <w:t>because the parameter</w:t>
      </w:r>
      <w:r w:rsidR="00E57AD2">
        <w:rPr>
          <w:kern w:val="0"/>
        </w:rPr>
        <w:t>s</w:t>
      </w:r>
      <w:r w:rsidR="00D91AF1">
        <w:rPr>
          <w:kern w:val="0"/>
        </w:rPr>
        <w:t xml:space="preserve"> appear to reach steady state values</w:t>
      </w:r>
      <w:r w:rsidR="0055424D">
        <w:rPr>
          <w:kern w:val="0"/>
        </w:rPr>
        <w:t xml:space="preserve">, as shown </w:t>
      </w:r>
      <w:r w:rsidR="00E57AD2">
        <w:rPr>
          <w:kern w:val="0"/>
        </w:rPr>
        <w:t xml:space="preserve">after </w:t>
      </w:r>
      <w:r w:rsidR="00B27525">
        <w:rPr>
          <w:kern w:val="0"/>
        </w:rPr>
        <w:t xml:space="preserve">approximately </w:t>
      </w:r>
      <w:r w:rsidR="00E57AD2">
        <w:rPr>
          <w:kern w:val="0"/>
        </w:rPr>
        <w:t xml:space="preserve">120 </w:t>
      </w:r>
      <w:r w:rsidR="00362B9F">
        <w:rPr>
          <w:kern w:val="0"/>
        </w:rPr>
        <w:t>robot cycles</w:t>
      </w:r>
      <w:r w:rsidR="00E57AD2">
        <w:rPr>
          <w:kern w:val="0"/>
        </w:rPr>
        <w:t xml:space="preserve"> of </w:t>
      </w:r>
      <w:r w:rsidR="00616ACE">
        <w:rPr>
          <w:kern w:val="0"/>
        </w:rPr>
        <w:lastRenderedPageBreak/>
        <w:t xml:space="preserve">learning </w:t>
      </w:r>
      <w:r w:rsidR="0055424D">
        <w:rPr>
          <w:kern w:val="0"/>
        </w:rPr>
        <w:t xml:space="preserve">in </w:t>
      </w:r>
      <w:r w:rsidR="0073086A">
        <w:rPr>
          <w:kern w:val="0"/>
        </w:rPr>
        <w:t>Fig.</w:t>
      </w:r>
      <w:r w:rsidR="0055424D">
        <w:rPr>
          <w:kern w:val="0"/>
        </w:rPr>
        <w:t xml:space="preserve"> </w:t>
      </w:r>
      <w:r w:rsidR="0055424D">
        <w:rPr>
          <w:kern w:val="0"/>
        </w:rPr>
        <w:fldChar w:fldCharType="begin"/>
      </w:r>
      <w:r w:rsidR="0055424D">
        <w:rPr>
          <w:kern w:val="0"/>
        </w:rPr>
        <w:instrText xml:space="preserve"> REF _Ref56435620 \h </w:instrText>
      </w:r>
      <w:r w:rsidR="00036F72">
        <w:rPr>
          <w:kern w:val="0"/>
        </w:rPr>
        <w:instrText>\# "0"</w:instrText>
      </w:r>
      <w:r w:rsidR="0055424D">
        <w:rPr>
          <w:kern w:val="0"/>
        </w:rPr>
      </w:r>
      <w:r w:rsidR="0055424D">
        <w:rPr>
          <w:kern w:val="0"/>
        </w:rPr>
        <w:fldChar w:fldCharType="separate"/>
      </w:r>
      <w:r w:rsidR="0053008A">
        <w:rPr>
          <w:kern w:val="0"/>
        </w:rPr>
        <w:t>7</w:t>
      </w:r>
      <w:r w:rsidR="0055424D">
        <w:rPr>
          <w:kern w:val="0"/>
        </w:rPr>
        <w:fldChar w:fldCharType="end"/>
      </w:r>
      <w:r w:rsidR="00036F72">
        <w:rPr>
          <w:kern w:val="0"/>
        </w:rPr>
        <w:t xml:space="preserve">, </w:t>
      </w:r>
      <w:r w:rsidR="00D91AF1">
        <w:rPr>
          <w:kern w:val="0"/>
        </w:rPr>
        <w:t xml:space="preserve">and the estimated risk appears to be the average of </w:t>
      </w:r>
      <w:r w:rsidR="00925D41">
        <w:rPr>
          <w:kern w:val="0"/>
        </w:rPr>
        <w:t>the actual risk at steady state</w:t>
      </w:r>
      <w:r w:rsidR="006D3025">
        <w:rPr>
          <w:kern w:val="0"/>
        </w:rPr>
        <w:t xml:space="preserve">, as shown in </w:t>
      </w:r>
      <w:r w:rsidR="0073086A">
        <w:rPr>
          <w:kern w:val="0"/>
        </w:rPr>
        <w:t>Fig.</w:t>
      </w:r>
      <w:r w:rsidR="006D3025">
        <w:rPr>
          <w:kern w:val="0"/>
        </w:rPr>
        <w:t xml:space="preserve"> </w:t>
      </w:r>
      <w:r w:rsidR="006D3025">
        <w:rPr>
          <w:kern w:val="0"/>
        </w:rPr>
        <w:fldChar w:fldCharType="begin"/>
      </w:r>
      <w:r w:rsidR="006D3025">
        <w:rPr>
          <w:kern w:val="0"/>
        </w:rPr>
        <w:instrText xml:space="preserve"> REF _Ref56435665 \h \# "0"</w:instrText>
      </w:r>
      <w:r w:rsidR="006D3025">
        <w:rPr>
          <w:kern w:val="0"/>
        </w:rPr>
      </w:r>
      <w:r w:rsidR="006D3025">
        <w:rPr>
          <w:kern w:val="0"/>
        </w:rPr>
        <w:fldChar w:fldCharType="separate"/>
      </w:r>
      <w:r w:rsidR="0053008A">
        <w:rPr>
          <w:kern w:val="0"/>
        </w:rPr>
        <w:t>6</w:t>
      </w:r>
      <w:r w:rsidR="006D3025">
        <w:rPr>
          <w:kern w:val="0"/>
        </w:rPr>
        <w:fldChar w:fldCharType="end"/>
      </w:r>
      <w:r w:rsidR="00925D41">
        <w:rPr>
          <w:kern w:val="0"/>
        </w:rPr>
        <w:t xml:space="preserve">.  The success of adaptation would have been </w:t>
      </w:r>
      <w:r w:rsidR="006D3025">
        <w:rPr>
          <w:kern w:val="0"/>
        </w:rPr>
        <w:t xml:space="preserve">much </w:t>
      </w:r>
      <w:r w:rsidR="00241E89">
        <w:rPr>
          <w:kern w:val="0"/>
        </w:rPr>
        <w:t>clearer</w:t>
      </w:r>
      <w:r w:rsidR="00925D41">
        <w:rPr>
          <w:kern w:val="0"/>
        </w:rPr>
        <w:t xml:space="preserve"> if the risk estimation </w:t>
      </w:r>
      <w:r w:rsidR="00152EA1">
        <w:rPr>
          <w:kern w:val="0"/>
        </w:rPr>
        <w:t>were</w:t>
      </w:r>
      <w:r w:rsidR="00925D41">
        <w:rPr>
          <w:kern w:val="0"/>
        </w:rPr>
        <w:t xml:space="preserve"> </w:t>
      </w:r>
      <w:r w:rsidR="00152EA1">
        <w:rPr>
          <w:kern w:val="0"/>
        </w:rPr>
        <w:t>the same</w:t>
      </w:r>
      <w:r w:rsidR="00925D41">
        <w:rPr>
          <w:kern w:val="0"/>
        </w:rPr>
        <w:t xml:space="preserve"> as the </w:t>
      </w:r>
      <w:r w:rsidR="00BC39C5">
        <w:rPr>
          <w:kern w:val="0"/>
        </w:rPr>
        <w:t xml:space="preserve">actual risk for every robot </w:t>
      </w:r>
      <w:r w:rsidR="00241E89">
        <w:rPr>
          <w:kern w:val="0"/>
        </w:rPr>
        <w:t>cycle</w:t>
      </w:r>
      <w:r w:rsidR="006A489C">
        <w:rPr>
          <w:kern w:val="0"/>
        </w:rPr>
        <w:t xml:space="preserve"> at steady state</w:t>
      </w:r>
      <w:r w:rsidR="00851496">
        <w:rPr>
          <w:kern w:val="0"/>
        </w:rPr>
        <w:t>.</w:t>
      </w:r>
      <w:r w:rsidR="00BC39C5">
        <w:rPr>
          <w:kern w:val="0"/>
        </w:rPr>
        <w:t xml:space="preserve"> </w:t>
      </w:r>
      <w:r w:rsidR="00851496">
        <w:rPr>
          <w:kern w:val="0"/>
        </w:rPr>
        <w:t>H</w:t>
      </w:r>
      <w:r w:rsidR="00BC39C5">
        <w:rPr>
          <w:kern w:val="0"/>
        </w:rPr>
        <w:t>owever</w:t>
      </w:r>
      <w:r w:rsidR="00E17487">
        <w:rPr>
          <w:kern w:val="0"/>
        </w:rPr>
        <w:t>,</w:t>
      </w:r>
      <w:r w:rsidR="00BC39C5">
        <w:rPr>
          <w:kern w:val="0"/>
        </w:rPr>
        <w:t xml:space="preserve"> this is not possible due to randomness in trajectory durations.</w:t>
      </w:r>
      <w:r w:rsidR="00B84168" w:rsidRPr="00B84168">
        <w:rPr>
          <w:kern w:val="0"/>
        </w:rPr>
        <w:t xml:space="preserve"> </w:t>
      </w:r>
      <w:r w:rsidR="00B84168">
        <w:rPr>
          <w:kern w:val="0"/>
        </w:rPr>
        <w:t xml:space="preserve">It is also possible that randomness comes from the hardware and software used. The </w:t>
      </w:r>
      <w:r w:rsidR="00115B77">
        <w:rPr>
          <w:kern w:val="0"/>
        </w:rPr>
        <w:t>computer operating system was not a</w:t>
      </w:r>
      <w:r w:rsidR="00B84168">
        <w:rPr>
          <w:kern w:val="0"/>
        </w:rPr>
        <w:t xml:space="preserve"> real-time operating system, so CPU cores </w:t>
      </w:r>
      <w:r w:rsidR="00C14DB4">
        <w:rPr>
          <w:kern w:val="0"/>
        </w:rPr>
        <w:t xml:space="preserve">could not be </w:t>
      </w:r>
      <w:r w:rsidR="00B84168">
        <w:rPr>
          <w:kern w:val="0"/>
        </w:rPr>
        <w:t>dedicated to running only ROS threads.</w:t>
      </w:r>
    </w:p>
    <w:p w14:paraId="4B7314BC" w14:textId="21A479E0" w:rsidR="00D145AE" w:rsidRDefault="00D145AE" w:rsidP="00A43894">
      <w:pPr>
        <w:pStyle w:val="BodyTextIndent"/>
        <w:rPr>
          <w:kern w:val="0"/>
        </w:rPr>
      </w:pPr>
    </w:p>
    <w:p w14:paraId="1B0DD228" w14:textId="1DB718A7" w:rsidR="00E57AD2" w:rsidRDefault="00535CFC" w:rsidP="004B7C73">
      <w:pPr>
        <w:pStyle w:val="BodyTextIndent"/>
        <w:rPr>
          <w:kern w:val="0"/>
        </w:rPr>
      </w:pPr>
      <w:r>
        <w:rPr>
          <w:kern w:val="0"/>
        </w:rPr>
        <w:t xml:space="preserve">The results show that when an obstacle prevented the robot from executing the original trajectory, the average trajectory duration was </w:t>
      </w:r>
      <w:r w:rsidR="00621E91">
        <w:rPr>
          <w:kern w:val="0"/>
        </w:rPr>
        <w:t>lower</w:t>
      </w:r>
      <w:r>
        <w:rPr>
          <w:kern w:val="0"/>
        </w:rPr>
        <w:t xml:space="preserve"> when the OPV was created compared to when the OPV was not created</w:t>
      </w:r>
      <w:r w:rsidR="00F45FB1">
        <w:rPr>
          <w:kern w:val="0"/>
        </w:rPr>
        <w:t xml:space="preserve">.  This was observed </w:t>
      </w:r>
      <w:r w:rsidR="00621E91">
        <w:rPr>
          <w:kern w:val="0"/>
        </w:rPr>
        <w:t xml:space="preserve">with </w:t>
      </w:r>
      <w:r w:rsidR="0088656F">
        <w:rPr>
          <w:kern w:val="0"/>
        </w:rPr>
        <w:t>all three</w:t>
      </w:r>
      <w:r w:rsidR="00621E91">
        <w:rPr>
          <w:kern w:val="0"/>
        </w:rPr>
        <w:t xml:space="preserve"> planners</w:t>
      </w:r>
      <w:r w:rsidR="000874DB">
        <w:rPr>
          <w:kern w:val="0"/>
        </w:rPr>
        <w:t xml:space="preserve"> tested</w:t>
      </w:r>
      <w:r w:rsidR="00E77D4B">
        <w:rPr>
          <w:kern w:val="0"/>
        </w:rPr>
        <w:t xml:space="preserve">, shown in bold in </w:t>
      </w:r>
      <w:r w:rsidR="00121BCC">
        <w:rPr>
          <w:kern w:val="0"/>
        </w:rPr>
        <w:t>T</w:t>
      </w:r>
      <w:r w:rsidR="00E77D4B">
        <w:rPr>
          <w:kern w:val="0"/>
        </w:rPr>
        <w:t xml:space="preserve">able </w:t>
      </w:r>
      <w:r w:rsidR="00576F00">
        <w:rPr>
          <w:kern w:val="0"/>
        </w:rPr>
        <w:fldChar w:fldCharType="begin"/>
      </w:r>
      <w:r w:rsidR="00576F00">
        <w:rPr>
          <w:kern w:val="0"/>
        </w:rPr>
        <w:instrText xml:space="preserve"> REF _Ref56349911 \h \# "0"</w:instrText>
      </w:r>
      <w:r w:rsidR="00576F00">
        <w:rPr>
          <w:kern w:val="0"/>
        </w:rPr>
      </w:r>
      <w:r w:rsidR="00576F00">
        <w:rPr>
          <w:kern w:val="0"/>
        </w:rPr>
        <w:fldChar w:fldCharType="separate"/>
      </w:r>
      <w:r w:rsidR="0053008A">
        <w:rPr>
          <w:kern w:val="0"/>
        </w:rPr>
        <w:t>4</w:t>
      </w:r>
      <w:r w:rsidR="00576F00">
        <w:rPr>
          <w:kern w:val="0"/>
        </w:rPr>
        <w:fldChar w:fldCharType="end"/>
      </w:r>
      <w:r>
        <w:rPr>
          <w:kern w:val="0"/>
        </w:rPr>
        <w:t xml:space="preserve">. </w:t>
      </w:r>
      <w:r w:rsidR="0085382A">
        <w:rPr>
          <w:kern w:val="0"/>
        </w:rPr>
        <w:t xml:space="preserve">The </w:t>
      </w:r>
      <w:r w:rsidR="00CA2C9B">
        <w:rPr>
          <w:kern w:val="0"/>
        </w:rPr>
        <w:t>nominal</w:t>
      </w:r>
      <w:r w:rsidR="0085382A">
        <w:rPr>
          <w:kern w:val="0"/>
        </w:rPr>
        <w:t xml:space="preserve"> trajectory times were </w:t>
      </w:r>
      <w:r w:rsidR="00F27398">
        <w:rPr>
          <w:kern w:val="0"/>
        </w:rPr>
        <w:t xml:space="preserve">determined </w:t>
      </w:r>
      <w:r w:rsidR="0085382A">
        <w:rPr>
          <w:kern w:val="0"/>
        </w:rPr>
        <w:t xml:space="preserve">by the trajectory planners when no obstacles were present and serve as a baseline trajectory time.  </w:t>
      </w:r>
      <w:r w:rsidR="007F4B09">
        <w:rPr>
          <w:kern w:val="0"/>
        </w:rPr>
        <w:t>When</w:t>
      </w:r>
      <w:r w:rsidR="00C64E19">
        <w:rPr>
          <w:kern w:val="0"/>
        </w:rPr>
        <w:t xml:space="preserve"> the OPV was used,</w:t>
      </w:r>
      <w:r w:rsidR="009B7EBC">
        <w:rPr>
          <w:kern w:val="0"/>
        </w:rPr>
        <w:t xml:space="preserve"> the</w:t>
      </w:r>
      <w:r w:rsidR="000456FF">
        <w:rPr>
          <w:kern w:val="0"/>
        </w:rPr>
        <w:t xml:space="preserve"> average</w:t>
      </w:r>
      <w:r w:rsidR="009B7EBC">
        <w:rPr>
          <w:kern w:val="0"/>
        </w:rPr>
        <w:t xml:space="preserve"> trajector</w:t>
      </w:r>
      <w:r w:rsidR="000D6337">
        <w:rPr>
          <w:kern w:val="0"/>
        </w:rPr>
        <w:t>y durations were 1.25 seconds shorter with the BiRRT planner, 2.71 seconds shorter with PRM</w:t>
      </w:r>
      <w:r w:rsidR="00C64E19">
        <w:rPr>
          <w:kern w:val="0"/>
        </w:rPr>
        <w:t>,</w:t>
      </w:r>
      <w:r w:rsidR="000D6337">
        <w:rPr>
          <w:kern w:val="0"/>
        </w:rPr>
        <w:t xml:space="preserve"> and 2.90 seconds shorter with SPARS</w:t>
      </w:r>
      <w:r w:rsidR="0057451E">
        <w:rPr>
          <w:kern w:val="0"/>
        </w:rPr>
        <w:t xml:space="preserve"> compared to cycles times without introducing the OPV</w:t>
      </w:r>
      <w:r w:rsidR="00C64E19">
        <w:rPr>
          <w:kern w:val="0"/>
        </w:rPr>
        <w:t xml:space="preserve">.  </w:t>
      </w:r>
      <w:r w:rsidR="00481759">
        <w:rPr>
          <w:kern w:val="0"/>
        </w:rPr>
        <w:t xml:space="preserve">Those </w:t>
      </w:r>
      <w:r w:rsidR="00481759">
        <w:rPr>
          <w:kern w:val="0"/>
        </w:rPr>
        <w:t>reductions in cycle tim</w:t>
      </w:r>
      <w:r w:rsidR="00922E05">
        <w:rPr>
          <w:kern w:val="0"/>
        </w:rPr>
        <w:t>es</w:t>
      </w:r>
      <w:r w:rsidR="00481759">
        <w:rPr>
          <w:kern w:val="0"/>
        </w:rPr>
        <w:t xml:space="preserve"> corresponded to</w:t>
      </w:r>
      <w:r w:rsidR="00D5424F">
        <w:rPr>
          <w:kern w:val="0"/>
        </w:rPr>
        <w:t xml:space="preserve"> percent</w:t>
      </w:r>
      <w:r w:rsidR="00922E05">
        <w:rPr>
          <w:kern w:val="0"/>
        </w:rPr>
        <w:t>ages of</w:t>
      </w:r>
      <w:r w:rsidR="00D5424F">
        <w:rPr>
          <w:kern w:val="0"/>
        </w:rPr>
        <w:t xml:space="preserve"> cycle time saved of 4.65% for BiRRT, 6.50% for PRM, and 5.81% for SPARS</w:t>
      </w:r>
      <w:r w:rsidR="00922E05">
        <w:rPr>
          <w:kern w:val="0"/>
        </w:rPr>
        <w:t xml:space="preserve"> when compared to the </w:t>
      </w:r>
      <w:r w:rsidR="0057451E">
        <w:rPr>
          <w:kern w:val="0"/>
        </w:rPr>
        <w:t>cycle times w</w:t>
      </w:r>
      <w:r w:rsidR="002F1215">
        <w:rPr>
          <w:kern w:val="0"/>
        </w:rPr>
        <w:t>ithout</w:t>
      </w:r>
      <w:r w:rsidR="0057451E">
        <w:rPr>
          <w:kern w:val="0"/>
        </w:rPr>
        <w:t xml:space="preserve"> introducing th</w:t>
      </w:r>
      <w:r w:rsidR="0057451E" w:rsidRPr="00F21AAF">
        <w:rPr>
          <w:kern w:val="0"/>
        </w:rPr>
        <w:t>e OPV</w:t>
      </w:r>
      <w:r w:rsidR="00D5424F" w:rsidRPr="00F21AAF">
        <w:rPr>
          <w:kern w:val="0"/>
        </w:rPr>
        <w:t xml:space="preserve">. </w:t>
      </w:r>
      <w:r w:rsidR="00694E35" w:rsidRPr="00F21AAF">
        <w:rPr>
          <w:kern w:val="0"/>
        </w:rPr>
        <w:t xml:space="preserve">Therefore, </w:t>
      </w:r>
      <w:r w:rsidR="002E718F" w:rsidRPr="00F21AAF">
        <w:rPr>
          <w:kern w:val="0"/>
        </w:rPr>
        <w:t xml:space="preserve">the results indicate the </w:t>
      </w:r>
      <w:r w:rsidR="00F24E47" w:rsidRPr="00F21AAF">
        <w:rPr>
          <w:kern w:val="0"/>
        </w:rPr>
        <w:t>ROP</w:t>
      </w:r>
      <w:r w:rsidR="002E718F" w:rsidRPr="00F21AAF">
        <w:rPr>
          <w:kern w:val="0"/>
        </w:rPr>
        <w:t xml:space="preserve"> algorithm </w:t>
      </w:r>
      <w:r w:rsidR="00026ED6" w:rsidRPr="00F21AAF">
        <w:rPr>
          <w:kern w:val="0"/>
        </w:rPr>
        <w:t>becomes more beneficial as the computation time of the planner increases</w:t>
      </w:r>
      <w:r w:rsidR="002E718F" w:rsidRPr="00F21AAF">
        <w:rPr>
          <w:kern w:val="0"/>
        </w:rPr>
        <w:t xml:space="preserve">.  </w:t>
      </w:r>
      <w:r w:rsidR="009A596B" w:rsidRPr="00F21AAF">
        <w:rPr>
          <w:kern w:val="0"/>
        </w:rPr>
        <w:t xml:space="preserve">The </w:t>
      </w:r>
      <w:r w:rsidR="001D4360" w:rsidRPr="00F21AAF">
        <w:rPr>
          <w:kern w:val="0"/>
        </w:rPr>
        <w:t xml:space="preserve">observed </w:t>
      </w:r>
      <w:r w:rsidR="009A596B" w:rsidRPr="00F21AAF">
        <w:rPr>
          <w:kern w:val="0"/>
        </w:rPr>
        <w:t>reductions in trajectory durations</w:t>
      </w:r>
      <w:r w:rsidR="00836A69" w:rsidRPr="00F21AAF">
        <w:rPr>
          <w:kern w:val="0"/>
        </w:rPr>
        <w:t xml:space="preserve"> </w:t>
      </w:r>
      <w:r w:rsidR="00837D48" w:rsidRPr="00F21AAF">
        <w:rPr>
          <w:kern w:val="0"/>
        </w:rPr>
        <w:t>are</w:t>
      </w:r>
      <w:r w:rsidR="00836A69" w:rsidRPr="00F21AAF">
        <w:rPr>
          <w:kern w:val="0"/>
        </w:rPr>
        <w:t xml:space="preserve"> partially attributed to</w:t>
      </w:r>
      <w:r w:rsidR="00402334" w:rsidRPr="00F21AAF">
        <w:rPr>
          <w:kern w:val="0"/>
        </w:rPr>
        <w:t xml:space="preserve"> </w:t>
      </w:r>
      <w:r w:rsidR="00F42558" w:rsidRPr="00FC575B">
        <w:rPr>
          <w:kern w:val="0"/>
        </w:rPr>
        <w:t xml:space="preserve">ROP </w:t>
      </w:r>
      <w:r w:rsidR="00402334" w:rsidRPr="00F21AAF">
        <w:rPr>
          <w:kern w:val="0"/>
        </w:rPr>
        <w:t>avoiding the necessity of the robot backing away from the obstacles.</w:t>
      </w:r>
      <w:r w:rsidR="001975ED" w:rsidRPr="00F21AAF">
        <w:rPr>
          <w:kern w:val="0"/>
        </w:rPr>
        <w:t xml:space="preserve"> </w:t>
      </w:r>
      <w:r w:rsidR="009A596B" w:rsidRPr="00F21AAF">
        <w:rPr>
          <w:kern w:val="0"/>
        </w:rPr>
        <w:t xml:space="preserve"> </w:t>
      </w:r>
      <w:r w:rsidR="00A579E4" w:rsidRPr="00F21AAF">
        <w:rPr>
          <w:kern w:val="0"/>
        </w:rPr>
        <w:t>Other factors</w:t>
      </w:r>
      <w:r w:rsidR="00F70C8C" w:rsidRPr="00FC575B">
        <w:rPr>
          <w:kern w:val="0"/>
        </w:rPr>
        <w:t>,</w:t>
      </w:r>
      <w:r w:rsidR="00A579E4" w:rsidRPr="00F21AAF">
        <w:rPr>
          <w:kern w:val="0"/>
        </w:rPr>
        <w:t xml:space="preserve"> such as selection of planner</w:t>
      </w:r>
      <w:r w:rsidR="00F70C8C" w:rsidRPr="00FC575B">
        <w:rPr>
          <w:kern w:val="0"/>
        </w:rPr>
        <w:t>,</w:t>
      </w:r>
      <w:r w:rsidR="00A579E4" w:rsidRPr="00F21AAF">
        <w:rPr>
          <w:kern w:val="0"/>
        </w:rPr>
        <w:t xml:space="preserve"> </w:t>
      </w:r>
      <w:r w:rsidR="00AF3656" w:rsidRPr="00FC575B">
        <w:rPr>
          <w:kern w:val="0"/>
        </w:rPr>
        <w:t xml:space="preserve">clearly </w:t>
      </w:r>
      <w:r w:rsidR="00A579E4" w:rsidRPr="00F21AAF">
        <w:rPr>
          <w:kern w:val="0"/>
        </w:rPr>
        <w:t xml:space="preserve">influenced the improvement in cycle time because </w:t>
      </w:r>
      <w:r w:rsidR="00020491" w:rsidRPr="00F21AAF">
        <w:rPr>
          <w:kern w:val="0"/>
        </w:rPr>
        <w:t>the reduction in average cycle time was not constant for all three planners.</w:t>
      </w:r>
      <w:r w:rsidR="00457391" w:rsidRPr="00F21AAF">
        <w:rPr>
          <w:kern w:val="0"/>
        </w:rPr>
        <w:t xml:space="preserve"> </w:t>
      </w:r>
      <w:r w:rsidR="004A7945" w:rsidRPr="00FC575B">
        <w:rPr>
          <w:kern w:val="0"/>
        </w:rPr>
        <w:t xml:space="preserve"> Results show ROP proactively smooths reaction</w:t>
      </w:r>
      <w:r w:rsidR="00980B11">
        <w:rPr>
          <w:kern w:val="0"/>
        </w:rPr>
        <w:t>s</w:t>
      </w:r>
      <w:r w:rsidR="004A7945" w:rsidRPr="00FC575B">
        <w:rPr>
          <w:kern w:val="0"/>
        </w:rPr>
        <w:t>, reduc</w:t>
      </w:r>
      <w:r w:rsidR="00AC51FD">
        <w:rPr>
          <w:kern w:val="0"/>
        </w:rPr>
        <w:t>in</w:t>
      </w:r>
      <w:r w:rsidR="00D6128A">
        <w:rPr>
          <w:kern w:val="0"/>
        </w:rPr>
        <w:t>g</w:t>
      </w:r>
      <w:r w:rsidR="004A7945" w:rsidRPr="00FC575B">
        <w:rPr>
          <w:kern w:val="0"/>
        </w:rPr>
        <w:t xml:space="preserve"> cycle time </w:t>
      </w:r>
      <w:r w:rsidR="00980B11">
        <w:rPr>
          <w:kern w:val="0"/>
        </w:rPr>
        <w:t xml:space="preserve">and </w:t>
      </w:r>
      <w:r w:rsidR="004A7945" w:rsidRPr="00FC575B">
        <w:rPr>
          <w:kern w:val="0"/>
        </w:rPr>
        <w:t>increas</w:t>
      </w:r>
      <w:r w:rsidR="00980B11">
        <w:rPr>
          <w:kern w:val="0"/>
        </w:rPr>
        <w:t>ing</w:t>
      </w:r>
      <w:r w:rsidR="004A7945" w:rsidRPr="00FC575B">
        <w:rPr>
          <w:kern w:val="0"/>
        </w:rPr>
        <w:t xml:space="preserve"> productivity in a workcell with dynamic, unforeseen obstacles.</w:t>
      </w:r>
    </w:p>
    <w:p w14:paraId="6EEA65A9" w14:textId="75CAA6B9" w:rsidR="009E0928" w:rsidRDefault="008B199F" w:rsidP="004B7C73">
      <w:pPr>
        <w:pStyle w:val="BodyTextIndent"/>
        <w:rPr>
          <w:kern w:val="0"/>
        </w:rPr>
      </w:pPr>
      <w:r>
        <w:rPr>
          <w:noProof/>
          <w:kern w:val="0"/>
        </w:rPr>
        <mc:AlternateContent>
          <mc:Choice Requires="wps">
            <w:drawing>
              <wp:anchor distT="0" distB="0" distL="114300" distR="114300" simplePos="0" relativeHeight="251658243" behindDoc="0" locked="0" layoutInCell="1" allowOverlap="1" wp14:anchorId="58367788" wp14:editId="75394DC9">
                <wp:simplePos x="0" y="0"/>
                <wp:positionH relativeFrom="margin">
                  <wp:align>left</wp:align>
                </wp:positionH>
                <wp:positionV relativeFrom="margin">
                  <wp:align>top</wp:align>
                </wp:positionV>
                <wp:extent cx="3270250" cy="2268220"/>
                <wp:effectExtent l="0" t="0" r="6350" b="0"/>
                <wp:wrapSquare wrapText="bothSides"/>
                <wp:docPr id="52" name="Text Box 52"/>
                <wp:cNvGraphicFramePr/>
                <a:graphic xmlns:a="http://schemas.openxmlformats.org/drawingml/2006/main">
                  <a:graphicData uri="http://schemas.microsoft.com/office/word/2010/wordprocessingShape">
                    <wps:wsp>
                      <wps:cNvSpPr txBox="1"/>
                      <wps:spPr>
                        <a:xfrm>
                          <a:off x="0" y="0"/>
                          <a:ext cx="3270250" cy="2268220"/>
                        </a:xfrm>
                        <a:prstGeom prst="rect">
                          <a:avLst/>
                        </a:prstGeom>
                        <a:solidFill>
                          <a:schemeClr val="lt1"/>
                        </a:solidFill>
                        <a:ln w="6350">
                          <a:noFill/>
                        </a:ln>
                      </wps:spPr>
                      <wps:txbx>
                        <w:txbxContent>
                          <w:p w14:paraId="42637FEE" w14:textId="77777777" w:rsidR="003D34F3" w:rsidRDefault="003D34F3" w:rsidP="00E777FE">
                            <w:pPr>
                              <w:keepNext/>
                              <w:jc w:val="center"/>
                            </w:pPr>
                            <w:r w:rsidRPr="00CF59B3">
                              <w:rPr>
                                <w:noProof/>
                              </w:rPr>
                              <w:drawing>
                                <wp:inline distT="0" distB="0" distL="0" distR="0" wp14:anchorId="7CF8EEE2" wp14:editId="0629DDB6">
                                  <wp:extent cx="2702053" cy="21031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4">
                                            <a:extLst>
                                              <a:ext uri="{28A0092B-C50C-407E-A947-70E740481C1C}">
                                                <a14:useLocalDpi xmlns:a14="http://schemas.microsoft.com/office/drawing/2010/main" val="0"/>
                                              </a:ext>
                                            </a:extLst>
                                          </a:blip>
                                          <a:stretch>
                                            <a:fillRect/>
                                          </a:stretch>
                                        </pic:blipFill>
                                        <pic:spPr>
                                          <a:xfrm>
                                            <a:off x="0" y="0"/>
                                            <a:ext cx="2702053" cy="2103120"/>
                                          </a:xfrm>
                                          <a:prstGeom prst="rect">
                                            <a:avLst/>
                                          </a:prstGeom>
                                        </pic:spPr>
                                      </pic:pic>
                                    </a:graphicData>
                                  </a:graphic>
                                </wp:inline>
                              </w:drawing>
                            </w:r>
                          </w:p>
                          <w:p w14:paraId="7E2FAFC3" w14:textId="0C05CAA4" w:rsidR="003D34F3" w:rsidRPr="001A2190" w:rsidRDefault="003D34F3" w:rsidP="00E1400E">
                            <w:pPr>
                              <w:pStyle w:val="Caption"/>
                              <w:rPr>
                                <w:i w:val="0"/>
                                <w:iCs w:val="0"/>
                                <w:color w:val="000000" w:themeColor="text1"/>
                              </w:rPr>
                            </w:pPr>
                            <w:bookmarkStart w:id="78" w:name="_Ref56435665"/>
                            <w:r w:rsidRPr="001A2190">
                              <w:rPr>
                                <w:rFonts w:ascii="Arial" w:hAnsi="Arial" w:cs="Arial"/>
                                <w:b/>
                                <w:bCs/>
                                <w:i w:val="0"/>
                                <w:iCs w:val="0"/>
                                <w:color w:val="000000" w:themeColor="text1"/>
                                <w:sz w:val="20"/>
                                <w:szCs w:val="20"/>
                              </w:rPr>
                              <w:t xml:space="preserve">FIGURE </w:t>
                            </w:r>
                            <w:r w:rsidRPr="001A2190">
                              <w:rPr>
                                <w:rFonts w:ascii="Arial" w:hAnsi="Arial" w:cs="Arial"/>
                                <w:b/>
                                <w:bCs/>
                                <w:i w:val="0"/>
                                <w:iCs w:val="0"/>
                                <w:color w:val="000000" w:themeColor="text1"/>
                                <w:sz w:val="20"/>
                                <w:szCs w:val="20"/>
                              </w:rPr>
                              <w:fldChar w:fldCharType="begin"/>
                            </w:r>
                            <w:r w:rsidRPr="001A2190">
                              <w:rPr>
                                <w:rFonts w:ascii="Arial" w:hAnsi="Arial" w:cs="Arial"/>
                                <w:b/>
                                <w:bCs/>
                                <w:i w:val="0"/>
                                <w:iCs w:val="0"/>
                                <w:color w:val="000000" w:themeColor="text1"/>
                                <w:sz w:val="20"/>
                                <w:szCs w:val="20"/>
                              </w:rPr>
                              <w:instrText xml:space="preserve"> SEQ Figure \* ARABIC </w:instrText>
                            </w:r>
                            <w:r w:rsidRPr="001A2190">
                              <w:rPr>
                                <w:rFonts w:ascii="Arial" w:hAnsi="Arial" w:cs="Arial"/>
                                <w:b/>
                                <w:bCs/>
                                <w:i w:val="0"/>
                                <w:iCs w:val="0"/>
                                <w:color w:val="000000" w:themeColor="text1"/>
                                <w:sz w:val="20"/>
                                <w:szCs w:val="20"/>
                              </w:rPr>
                              <w:fldChar w:fldCharType="separate"/>
                            </w:r>
                            <w:r w:rsidR="0053008A">
                              <w:rPr>
                                <w:rFonts w:ascii="Arial" w:hAnsi="Arial" w:cs="Arial"/>
                                <w:b/>
                                <w:bCs/>
                                <w:i w:val="0"/>
                                <w:iCs w:val="0"/>
                                <w:noProof/>
                                <w:color w:val="000000" w:themeColor="text1"/>
                                <w:sz w:val="20"/>
                                <w:szCs w:val="20"/>
                              </w:rPr>
                              <w:t>6</w:t>
                            </w:r>
                            <w:r w:rsidRPr="001A2190">
                              <w:rPr>
                                <w:rFonts w:ascii="Arial" w:hAnsi="Arial" w:cs="Arial"/>
                                <w:b/>
                                <w:bCs/>
                                <w:i w:val="0"/>
                                <w:iCs w:val="0"/>
                                <w:color w:val="000000" w:themeColor="text1"/>
                                <w:sz w:val="20"/>
                                <w:szCs w:val="20"/>
                              </w:rPr>
                              <w:fldChar w:fldCharType="end"/>
                            </w:r>
                            <w:bookmarkEnd w:id="78"/>
                            <w:r w:rsidRPr="001A2190">
                              <w:rPr>
                                <w:rFonts w:ascii="Arial" w:hAnsi="Arial" w:cs="Arial"/>
                                <w:b/>
                                <w:bCs/>
                                <w:i w:val="0"/>
                                <w:iCs w:val="0"/>
                                <w:color w:val="000000" w:themeColor="text1"/>
                                <w:sz w:val="20"/>
                                <w:szCs w:val="20"/>
                              </w:rPr>
                              <w:t>.</w:t>
                            </w:r>
                            <w:r w:rsidRPr="001A2190">
                              <w:rPr>
                                <w:i w:val="0"/>
                                <w:iCs w:val="0"/>
                                <w:color w:val="000000" w:themeColor="text1"/>
                                <w:sz w:val="20"/>
                                <w:szCs w:val="20"/>
                              </w:rPr>
                              <w:t xml:space="preserve"> </w:t>
                            </w:r>
                            <w:r w:rsidRPr="001A2190">
                              <w:rPr>
                                <w:i w:val="0"/>
                                <w:iCs w:val="0"/>
                                <w:color w:val="000000" w:themeColor="text1"/>
                              </w:rPr>
                              <w:t>RISK ESTIMATE</w:t>
                            </w:r>
                            <w:r>
                              <w:rPr>
                                <w:i w:val="0"/>
                                <w:iCs w:val="0"/>
                                <w:color w:val="000000" w:themeColor="text1"/>
                              </w:rPr>
                              <w:t>S</w:t>
                            </w:r>
                            <w:r w:rsidRPr="001A2190">
                              <w:rPr>
                                <w:i w:val="0"/>
                                <w:iCs w:val="0"/>
                                <w:color w:val="000000" w:themeColor="text1"/>
                              </w:rPr>
                              <w:t xml:space="preserve"> AND ACTUAL</w:t>
                            </w:r>
                            <w:r>
                              <w:rPr>
                                <w:i w:val="0"/>
                                <w:iCs w:val="0"/>
                                <w:color w:val="000000" w:themeColor="text1"/>
                              </w:rPr>
                              <w:t>S</w:t>
                            </w:r>
                          </w:p>
                          <w:p w14:paraId="0676D809" w14:textId="77777777" w:rsidR="003D34F3" w:rsidRDefault="003D34F3" w:rsidP="0053503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67788" id="Text Box 52" o:spid="_x0000_s1035" type="#_x0000_t202" style="position:absolute;left:0;text-align:left;margin-left:0;margin-top:0;width:257.5pt;height:178.6pt;z-index:251658243;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" fillcolor="white [3201]" stroked="f" strokeweight=".5pt">
                <v:textbox inset="0,0,0,0">
                  <w:txbxContent>
                    <w:p w14:paraId="42637FEE" w14:textId="77777777" w:rsidR="003D34F3" w:rsidRDefault="003D34F3" w:rsidP="00E777FE">
                      <w:pPr>
                        <w:keepNext/>
                        <w:jc w:val="center"/>
                      </w:pPr>
                      <w:r w:rsidRPr="00CF59B3">
                        <w:rPr>
                          <w:noProof/>
                        </w:rPr>
                        <w:drawing>
                          <wp:inline distT="0" distB="0" distL="0" distR="0" wp14:anchorId="7CF8EEE2" wp14:editId="0629DDB6">
                            <wp:extent cx="2702053" cy="21031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4">
                                      <a:extLst>
                                        <a:ext uri="{28A0092B-C50C-407E-A947-70E740481C1C}">
                                          <a14:useLocalDpi xmlns:a14="http://schemas.microsoft.com/office/drawing/2010/main" val="0"/>
                                        </a:ext>
                                      </a:extLst>
                                    </a:blip>
                                    <a:stretch>
                                      <a:fillRect/>
                                    </a:stretch>
                                  </pic:blipFill>
                                  <pic:spPr>
                                    <a:xfrm>
                                      <a:off x="0" y="0"/>
                                      <a:ext cx="2702053" cy="2103120"/>
                                    </a:xfrm>
                                    <a:prstGeom prst="rect">
                                      <a:avLst/>
                                    </a:prstGeom>
                                  </pic:spPr>
                                </pic:pic>
                              </a:graphicData>
                            </a:graphic>
                          </wp:inline>
                        </w:drawing>
                      </w:r>
                    </w:p>
                    <w:p w14:paraId="7E2FAFC3" w14:textId="0C05CAA4" w:rsidR="003D34F3" w:rsidRPr="001A2190" w:rsidRDefault="003D34F3" w:rsidP="00E1400E">
                      <w:pPr>
                        <w:pStyle w:val="Caption"/>
                        <w:rPr>
                          <w:i w:val="0"/>
                          <w:iCs w:val="0"/>
                          <w:color w:val="000000" w:themeColor="text1"/>
                        </w:rPr>
                      </w:pPr>
                      <w:bookmarkStart w:id="79" w:name="_Ref56435665"/>
                      <w:r w:rsidRPr="001A2190">
                        <w:rPr>
                          <w:rFonts w:ascii="Arial" w:hAnsi="Arial" w:cs="Arial"/>
                          <w:b/>
                          <w:bCs/>
                          <w:i w:val="0"/>
                          <w:iCs w:val="0"/>
                          <w:color w:val="000000" w:themeColor="text1"/>
                          <w:sz w:val="20"/>
                          <w:szCs w:val="20"/>
                        </w:rPr>
                        <w:t xml:space="preserve">FIGURE </w:t>
                      </w:r>
                      <w:r w:rsidRPr="001A2190">
                        <w:rPr>
                          <w:rFonts w:ascii="Arial" w:hAnsi="Arial" w:cs="Arial"/>
                          <w:b/>
                          <w:bCs/>
                          <w:i w:val="0"/>
                          <w:iCs w:val="0"/>
                          <w:color w:val="000000" w:themeColor="text1"/>
                          <w:sz w:val="20"/>
                          <w:szCs w:val="20"/>
                        </w:rPr>
                        <w:fldChar w:fldCharType="begin"/>
                      </w:r>
                      <w:r w:rsidRPr="001A2190">
                        <w:rPr>
                          <w:rFonts w:ascii="Arial" w:hAnsi="Arial" w:cs="Arial"/>
                          <w:b/>
                          <w:bCs/>
                          <w:i w:val="0"/>
                          <w:iCs w:val="0"/>
                          <w:color w:val="000000" w:themeColor="text1"/>
                          <w:sz w:val="20"/>
                          <w:szCs w:val="20"/>
                        </w:rPr>
                        <w:instrText xml:space="preserve"> SEQ Figure \* ARABIC </w:instrText>
                      </w:r>
                      <w:r w:rsidRPr="001A2190">
                        <w:rPr>
                          <w:rFonts w:ascii="Arial" w:hAnsi="Arial" w:cs="Arial"/>
                          <w:b/>
                          <w:bCs/>
                          <w:i w:val="0"/>
                          <w:iCs w:val="0"/>
                          <w:color w:val="000000" w:themeColor="text1"/>
                          <w:sz w:val="20"/>
                          <w:szCs w:val="20"/>
                        </w:rPr>
                        <w:fldChar w:fldCharType="separate"/>
                      </w:r>
                      <w:r w:rsidR="0053008A">
                        <w:rPr>
                          <w:rFonts w:ascii="Arial" w:hAnsi="Arial" w:cs="Arial"/>
                          <w:b/>
                          <w:bCs/>
                          <w:i w:val="0"/>
                          <w:iCs w:val="0"/>
                          <w:noProof/>
                          <w:color w:val="000000" w:themeColor="text1"/>
                          <w:sz w:val="20"/>
                          <w:szCs w:val="20"/>
                        </w:rPr>
                        <w:t>6</w:t>
                      </w:r>
                      <w:r w:rsidRPr="001A2190">
                        <w:rPr>
                          <w:rFonts w:ascii="Arial" w:hAnsi="Arial" w:cs="Arial"/>
                          <w:b/>
                          <w:bCs/>
                          <w:i w:val="0"/>
                          <w:iCs w:val="0"/>
                          <w:color w:val="000000" w:themeColor="text1"/>
                          <w:sz w:val="20"/>
                          <w:szCs w:val="20"/>
                        </w:rPr>
                        <w:fldChar w:fldCharType="end"/>
                      </w:r>
                      <w:bookmarkEnd w:id="79"/>
                      <w:r w:rsidRPr="001A2190">
                        <w:rPr>
                          <w:rFonts w:ascii="Arial" w:hAnsi="Arial" w:cs="Arial"/>
                          <w:b/>
                          <w:bCs/>
                          <w:i w:val="0"/>
                          <w:iCs w:val="0"/>
                          <w:color w:val="000000" w:themeColor="text1"/>
                          <w:sz w:val="20"/>
                          <w:szCs w:val="20"/>
                        </w:rPr>
                        <w:t>.</w:t>
                      </w:r>
                      <w:r w:rsidRPr="001A2190">
                        <w:rPr>
                          <w:i w:val="0"/>
                          <w:iCs w:val="0"/>
                          <w:color w:val="000000" w:themeColor="text1"/>
                          <w:sz w:val="20"/>
                          <w:szCs w:val="20"/>
                        </w:rPr>
                        <w:t xml:space="preserve"> </w:t>
                      </w:r>
                      <w:r w:rsidRPr="001A2190">
                        <w:rPr>
                          <w:i w:val="0"/>
                          <w:iCs w:val="0"/>
                          <w:color w:val="000000" w:themeColor="text1"/>
                        </w:rPr>
                        <w:t>RISK ESTIMATE</w:t>
                      </w:r>
                      <w:r>
                        <w:rPr>
                          <w:i w:val="0"/>
                          <w:iCs w:val="0"/>
                          <w:color w:val="000000" w:themeColor="text1"/>
                        </w:rPr>
                        <w:t>S</w:t>
                      </w:r>
                      <w:r w:rsidRPr="001A2190">
                        <w:rPr>
                          <w:i w:val="0"/>
                          <w:iCs w:val="0"/>
                          <w:color w:val="000000" w:themeColor="text1"/>
                        </w:rPr>
                        <w:t xml:space="preserve"> AND ACTUAL</w:t>
                      </w:r>
                      <w:r>
                        <w:rPr>
                          <w:i w:val="0"/>
                          <w:iCs w:val="0"/>
                          <w:color w:val="000000" w:themeColor="text1"/>
                        </w:rPr>
                        <w:t>S</w:t>
                      </w:r>
                    </w:p>
                    <w:p w14:paraId="0676D809" w14:textId="77777777" w:rsidR="003D34F3" w:rsidRDefault="003D34F3" w:rsidP="00535038"/>
                  </w:txbxContent>
                </v:textbox>
                <w10:wrap type="square" anchorx="margin" anchory="margin"/>
              </v:shape>
            </w:pict>
          </mc:Fallback>
        </mc:AlternateContent>
      </w:r>
    </w:p>
    <w:p w14:paraId="124C9BFC" w14:textId="75DD277C" w:rsidR="009F2668" w:rsidRDefault="00F66409" w:rsidP="00535CFC">
      <w:pPr>
        <w:pStyle w:val="BodyTextIndent"/>
        <w:rPr>
          <w:kern w:val="0"/>
        </w:rPr>
      </w:pPr>
      <w:r>
        <w:rPr>
          <w:kern w:val="0"/>
        </w:rPr>
        <w:t>Another observation is that t</w:t>
      </w:r>
      <w:r w:rsidR="00AF368B">
        <w:rPr>
          <w:kern w:val="0"/>
        </w:rPr>
        <w:t>he</w:t>
      </w:r>
      <w:r w:rsidR="00AB1FF1">
        <w:rPr>
          <w:kern w:val="0"/>
        </w:rPr>
        <w:t xml:space="preserve"> PRM </w:t>
      </w:r>
      <w:r w:rsidR="006B2280">
        <w:rPr>
          <w:kern w:val="0"/>
        </w:rPr>
        <w:t>planner</w:t>
      </w:r>
      <w:r w:rsidR="00AB1FF1">
        <w:rPr>
          <w:kern w:val="0"/>
        </w:rPr>
        <w:t xml:space="preserve"> </w:t>
      </w:r>
      <w:r w:rsidR="00885B31">
        <w:rPr>
          <w:kern w:val="0"/>
        </w:rPr>
        <w:t xml:space="preserve">produced the lowest </w:t>
      </w:r>
      <w:r w:rsidR="001724D9">
        <w:rPr>
          <w:kern w:val="0"/>
        </w:rPr>
        <w:t xml:space="preserve">standard deviation in the </w:t>
      </w:r>
      <w:r w:rsidR="00885B31">
        <w:rPr>
          <w:kern w:val="0"/>
        </w:rPr>
        <w:t xml:space="preserve">steady state </w:t>
      </w:r>
      <w:r w:rsidR="001724D9">
        <w:rPr>
          <w:kern w:val="0"/>
        </w:rPr>
        <w:t xml:space="preserve">ROP parameters </w:t>
      </w:r>
      <w:r w:rsidR="00885B31">
        <w:rPr>
          <w:kern w:val="0"/>
        </w:rPr>
        <w:t>estimate</w:t>
      </w:r>
      <w:r w:rsidR="001724D9">
        <w:rPr>
          <w:kern w:val="0"/>
        </w:rPr>
        <w:t>s.  That was</w:t>
      </w:r>
      <w:r w:rsidR="00B23418">
        <w:rPr>
          <w:kern w:val="0"/>
        </w:rPr>
        <w:t xml:space="preserve"> 0.056</w:t>
      </w:r>
      <w:r w:rsidR="00096A67">
        <w:rPr>
          <w:kern w:val="0"/>
        </w:rPr>
        <w:t xml:space="preserve"> </w:t>
      </w:r>
      <w:r w:rsidR="0066748C">
        <w:rPr>
          <w:kern w:val="0"/>
        </w:rPr>
        <w:t xml:space="preserve">for PRM </w:t>
      </w:r>
      <w:r w:rsidR="00096A67">
        <w:rPr>
          <w:kern w:val="0"/>
        </w:rPr>
        <w:t>compared to 0.062 for the BiRRT planner and 0.081 for the SPARS planner.</w:t>
      </w:r>
      <w:r w:rsidR="00885B31">
        <w:rPr>
          <w:kern w:val="0"/>
        </w:rPr>
        <w:t xml:space="preserve"> </w:t>
      </w:r>
      <w:r w:rsidR="004224A0">
        <w:rPr>
          <w:kern w:val="0"/>
        </w:rPr>
        <w:t>The PRM planner also showed a smaller standard deviation in cycle time when using the OPV compared to the BiRRT and SPARS planners.</w:t>
      </w:r>
      <w:r w:rsidR="003F4EDD">
        <w:rPr>
          <w:kern w:val="0"/>
        </w:rPr>
        <w:t xml:space="preserve">  </w:t>
      </w:r>
      <w:r w:rsidR="006B521A">
        <w:rPr>
          <w:kern w:val="0"/>
        </w:rPr>
        <w:t xml:space="preserve">The </w:t>
      </w:r>
      <w:r w:rsidR="003F4EDD">
        <w:rPr>
          <w:kern w:val="0"/>
        </w:rPr>
        <w:t xml:space="preserve">PRM </w:t>
      </w:r>
      <w:r w:rsidR="006B521A">
        <w:rPr>
          <w:kern w:val="0"/>
        </w:rPr>
        <w:t xml:space="preserve">planner </w:t>
      </w:r>
      <w:r w:rsidR="002D2041">
        <w:rPr>
          <w:kern w:val="0"/>
        </w:rPr>
        <w:t>utilizes</w:t>
      </w:r>
      <w:r w:rsidR="006B521A">
        <w:rPr>
          <w:kern w:val="0"/>
        </w:rPr>
        <w:t xml:space="preserve"> a less</w:t>
      </w:r>
      <w:r w:rsidR="00A70D57">
        <w:rPr>
          <w:kern w:val="0"/>
        </w:rPr>
        <w:t xml:space="preserve"> random </w:t>
      </w:r>
      <w:r w:rsidR="006B521A">
        <w:rPr>
          <w:kern w:val="0"/>
        </w:rPr>
        <w:t xml:space="preserve">method of </w:t>
      </w:r>
      <w:r w:rsidR="00BE3166">
        <w:rPr>
          <w:kern w:val="0"/>
        </w:rPr>
        <w:t>selecting nodes for the planning tree compared to the BiRRT planner</w:t>
      </w:r>
      <w:r w:rsidR="00C1251F">
        <w:rPr>
          <w:kern w:val="0"/>
        </w:rPr>
        <w:t xml:space="preserve">.  </w:t>
      </w:r>
      <w:r w:rsidR="00535CFC">
        <w:rPr>
          <w:kern w:val="0"/>
        </w:rPr>
        <w:t xml:space="preserve">Therefore, the </w:t>
      </w:r>
      <w:r w:rsidR="00F24E47">
        <w:rPr>
          <w:kern w:val="0"/>
        </w:rPr>
        <w:t>ROP</w:t>
      </w:r>
      <w:r w:rsidR="00535CFC">
        <w:rPr>
          <w:kern w:val="0"/>
        </w:rPr>
        <w:t xml:space="preserve"> algorithm may be more </w:t>
      </w:r>
      <w:r w:rsidR="005A3A54">
        <w:rPr>
          <w:kern w:val="0"/>
        </w:rPr>
        <w:t xml:space="preserve">beneficial </w:t>
      </w:r>
      <w:r w:rsidR="00535CFC">
        <w:rPr>
          <w:kern w:val="0"/>
        </w:rPr>
        <w:t xml:space="preserve">when used with a planner with </w:t>
      </w:r>
      <w:r w:rsidR="00BE3166">
        <w:rPr>
          <w:kern w:val="0"/>
        </w:rPr>
        <w:t xml:space="preserve">more </w:t>
      </w:r>
      <w:r w:rsidR="00535CFC">
        <w:rPr>
          <w:kern w:val="0"/>
        </w:rPr>
        <w:t xml:space="preserve">constrained randomness. </w:t>
      </w:r>
      <w:r w:rsidR="0082409D">
        <w:rPr>
          <w:kern w:val="0"/>
        </w:rPr>
        <w:t xml:space="preserve"> The trajectory times for each </w:t>
      </w:r>
      <w:r w:rsidR="00EE4B85">
        <w:rPr>
          <w:kern w:val="0"/>
        </w:rPr>
        <w:t xml:space="preserve">individual </w:t>
      </w:r>
      <w:r w:rsidR="0082409D">
        <w:rPr>
          <w:kern w:val="0"/>
        </w:rPr>
        <w:t xml:space="preserve">scenario </w:t>
      </w:r>
      <w:r w:rsidR="000063E3">
        <w:rPr>
          <w:kern w:val="0"/>
        </w:rPr>
        <w:t>were</w:t>
      </w:r>
      <w:r w:rsidR="0082409D">
        <w:rPr>
          <w:kern w:val="0"/>
        </w:rPr>
        <w:t xml:space="preserve"> also </w:t>
      </w:r>
      <w:r w:rsidR="00EE4B85">
        <w:rPr>
          <w:kern w:val="0"/>
        </w:rPr>
        <w:t xml:space="preserve">inspected to see if any scenarios </w:t>
      </w:r>
      <w:r w:rsidR="00353EE9">
        <w:rPr>
          <w:kern w:val="0"/>
        </w:rPr>
        <w:t>led to unusually high trajectory durations.  The results showed that</w:t>
      </w:r>
      <w:r w:rsidR="003503DB">
        <w:rPr>
          <w:kern w:val="0"/>
        </w:rPr>
        <w:t xml:space="preserve"> </w:t>
      </w:r>
      <w:r w:rsidR="00CF6D1F">
        <w:rPr>
          <w:kern w:val="0"/>
        </w:rPr>
        <w:t>outliers caused the average trajectory duration for some scenarios to be relatively large, but</w:t>
      </w:r>
      <w:r w:rsidR="002E67A0">
        <w:rPr>
          <w:kern w:val="0"/>
        </w:rPr>
        <w:t xml:space="preserve"> most cycles for those </w:t>
      </w:r>
      <w:r w:rsidR="00452A0B">
        <w:rPr>
          <w:kern w:val="0"/>
        </w:rPr>
        <w:t xml:space="preserve">same </w:t>
      </w:r>
      <w:r w:rsidR="002E67A0">
        <w:rPr>
          <w:kern w:val="0"/>
        </w:rPr>
        <w:t xml:space="preserve">scenarios had close to average trajectory durations.  Therefore, the peaks in trajectory duration cannot be attributed to </w:t>
      </w:r>
      <w:r w:rsidR="004A51FD">
        <w:rPr>
          <w:kern w:val="0"/>
        </w:rPr>
        <w:t xml:space="preserve">individual </w:t>
      </w:r>
      <w:r w:rsidR="002E67A0">
        <w:rPr>
          <w:kern w:val="0"/>
        </w:rPr>
        <w:t>scenarios.</w:t>
      </w:r>
    </w:p>
    <w:p w14:paraId="0D877000" w14:textId="2FD66B72" w:rsidR="009F2668" w:rsidRDefault="009F2668" w:rsidP="00535CFC">
      <w:pPr>
        <w:pStyle w:val="BodyTextIndent"/>
        <w:rPr>
          <w:kern w:val="0"/>
        </w:rPr>
      </w:pPr>
    </w:p>
    <w:p w14:paraId="78757BD6" w14:textId="50D00D04" w:rsidR="008E6C62" w:rsidRDefault="00BF12E0" w:rsidP="00535CFC">
      <w:pPr>
        <w:pStyle w:val="BodyTextIndent"/>
        <w:rPr>
          <w:kern w:val="0"/>
        </w:rPr>
      </w:pPr>
      <w:r>
        <w:rPr>
          <w:noProof/>
        </w:rPr>
        <mc:AlternateContent>
          <mc:Choice Requires="wps">
            <w:drawing>
              <wp:anchor distT="0" distB="0" distL="114300" distR="114300" simplePos="0" relativeHeight="251658242" behindDoc="0" locked="0" layoutInCell="1" allowOverlap="1" wp14:anchorId="7CB41AC2" wp14:editId="650B122D">
                <wp:simplePos x="0" y="0"/>
                <wp:positionH relativeFrom="margin">
                  <wp:posOffset>0</wp:posOffset>
                </wp:positionH>
                <wp:positionV relativeFrom="margin">
                  <wp:posOffset>2268638</wp:posOffset>
                </wp:positionV>
                <wp:extent cx="3288030" cy="2846705"/>
                <wp:effectExtent l="0" t="0" r="7620" b="0"/>
                <wp:wrapSquare wrapText="bothSides"/>
                <wp:docPr id="45" name="Text Box 45"/>
                <wp:cNvGraphicFramePr/>
                <a:graphic xmlns:a="http://schemas.openxmlformats.org/drawingml/2006/main">
                  <a:graphicData uri="http://schemas.microsoft.com/office/word/2010/wordprocessingShape">
                    <wps:wsp>
                      <wps:cNvSpPr txBox="1"/>
                      <wps:spPr>
                        <a:xfrm>
                          <a:off x="0" y="0"/>
                          <a:ext cx="3288030" cy="2846717"/>
                        </a:xfrm>
                        <a:prstGeom prst="rect">
                          <a:avLst/>
                        </a:prstGeom>
                        <a:solidFill>
                          <a:schemeClr val="lt1"/>
                        </a:solidFill>
                        <a:ln w="6350">
                          <a:noFill/>
                        </a:ln>
                      </wps:spPr>
                      <wps:txbx>
                        <w:txbxContent>
                          <w:p w14:paraId="09291360" w14:textId="77777777" w:rsidR="003D34F3" w:rsidRDefault="003D34F3" w:rsidP="00E777FE">
                            <w:pPr>
                              <w:keepNext/>
                              <w:jc w:val="center"/>
                            </w:pPr>
                            <w:r w:rsidRPr="000943E6">
                              <w:rPr>
                                <w:noProof/>
                              </w:rPr>
                              <w:drawing>
                                <wp:inline distT="0" distB="0" distL="0" distR="0" wp14:anchorId="1BC39F8F" wp14:editId="6DC0A3C5">
                                  <wp:extent cx="2532186" cy="25603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2532186" cy="2560320"/>
                                          </a:xfrm>
                                          <a:prstGeom prst="rect">
                                            <a:avLst/>
                                          </a:prstGeom>
                                        </pic:spPr>
                                      </pic:pic>
                                    </a:graphicData>
                                  </a:graphic>
                                </wp:inline>
                              </w:drawing>
                            </w:r>
                          </w:p>
                          <w:p w14:paraId="07D8F7E2" w14:textId="25EEA0A3" w:rsidR="003D34F3" w:rsidRPr="00762A51" w:rsidRDefault="003D34F3" w:rsidP="00E1400E">
                            <w:pPr>
                              <w:pStyle w:val="Caption"/>
                              <w:rPr>
                                <w:i w:val="0"/>
                                <w:iCs w:val="0"/>
                                <w:color w:val="000000" w:themeColor="text1"/>
                              </w:rPr>
                            </w:pPr>
                            <w:bookmarkStart w:id="80" w:name="_Ref56435620"/>
                            <w:r w:rsidRPr="004D3136">
                              <w:rPr>
                                <w:rFonts w:ascii="Arial" w:hAnsi="Arial" w:cs="Arial"/>
                                <w:b/>
                                <w:bCs/>
                                <w:i w:val="0"/>
                                <w:iCs w:val="0"/>
                                <w:color w:val="000000" w:themeColor="text1"/>
                                <w:sz w:val="20"/>
                                <w:szCs w:val="20"/>
                              </w:rPr>
                              <w:t xml:space="preserve">FIGURE </w:t>
                            </w:r>
                            <w:r w:rsidRPr="004D3136">
                              <w:rPr>
                                <w:rFonts w:ascii="Arial" w:hAnsi="Arial" w:cs="Arial"/>
                                <w:b/>
                                <w:bCs/>
                                <w:i w:val="0"/>
                                <w:iCs w:val="0"/>
                                <w:color w:val="000000" w:themeColor="text1"/>
                                <w:sz w:val="20"/>
                                <w:szCs w:val="20"/>
                              </w:rPr>
                              <w:fldChar w:fldCharType="begin"/>
                            </w:r>
                            <w:r w:rsidRPr="004D3136">
                              <w:rPr>
                                <w:rFonts w:ascii="Arial" w:hAnsi="Arial" w:cs="Arial"/>
                                <w:b/>
                                <w:bCs/>
                                <w:i w:val="0"/>
                                <w:iCs w:val="0"/>
                                <w:color w:val="000000" w:themeColor="text1"/>
                                <w:sz w:val="20"/>
                                <w:szCs w:val="20"/>
                              </w:rPr>
                              <w:instrText xml:space="preserve"> SEQ Figure \* ARABIC </w:instrText>
                            </w:r>
                            <w:r w:rsidRPr="004D3136">
                              <w:rPr>
                                <w:rFonts w:ascii="Arial" w:hAnsi="Arial" w:cs="Arial"/>
                                <w:b/>
                                <w:bCs/>
                                <w:i w:val="0"/>
                                <w:iCs w:val="0"/>
                                <w:color w:val="000000" w:themeColor="text1"/>
                                <w:sz w:val="20"/>
                                <w:szCs w:val="20"/>
                              </w:rPr>
                              <w:fldChar w:fldCharType="separate"/>
                            </w:r>
                            <w:r w:rsidR="0053008A">
                              <w:rPr>
                                <w:rFonts w:ascii="Arial" w:hAnsi="Arial" w:cs="Arial"/>
                                <w:b/>
                                <w:bCs/>
                                <w:i w:val="0"/>
                                <w:iCs w:val="0"/>
                                <w:noProof/>
                                <w:color w:val="000000" w:themeColor="text1"/>
                                <w:sz w:val="20"/>
                                <w:szCs w:val="20"/>
                              </w:rPr>
                              <w:t>7</w:t>
                            </w:r>
                            <w:r w:rsidRPr="004D3136">
                              <w:rPr>
                                <w:rFonts w:ascii="Arial" w:hAnsi="Arial" w:cs="Arial"/>
                                <w:b/>
                                <w:bCs/>
                                <w:i w:val="0"/>
                                <w:iCs w:val="0"/>
                                <w:color w:val="000000" w:themeColor="text1"/>
                                <w:sz w:val="20"/>
                                <w:szCs w:val="20"/>
                              </w:rPr>
                              <w:fldChar w:fldCharType="end"/>
                            </w:r>
                            <w:bookmarkEnd w:id="80"/>
                            <w:r w:rsidRPr="004D3136">
                              <w:rPr>
                                <w:rFonts w:ascii="Arial" w:hAnsi="Arial" w:cs="Arial"/>
                                <w:b/>
                                <w:bCs/>
                                <w:i w:val="0"/>
                                <w:iCs w:val="0"/>
                                <w:color w:val="000000" w:themeColor="text1"/>
                                <w:sz w:val="20"/>
                                <w:szCs w:val="20"/>
                              </w:rPr>
                              <w:t>.</w:t>
                            </w:r>
                            <w:r w:rsidRPr="004D3136">
                              <w:rPr>
                                <w:color w:val="000000" w:themeColor="text1"/>
                              </w:rPr>
                              <w:t xml:space="preserve">  </w:t>
                            </w:r>
                            <w:r>
                              <w:rPr>
                                <w:i w:val="0"/>
                                <w:iCs w:val="0"/>
                                <w:color w:val="000000" w:themeColor="text1"/>
                              </w:rPr>
                              <w:t xml:space="preserve">RISK OF PASSAGE </w:t>
                            </w:r>
                            <w:r w:rsidRPr="004D3136">
                              <w:rPr>
                                <w:i w:val="0"/>
                                <w:iCs w:val="0"/>
                                <w:color w:val="000000" w:themeColor="text1"/>
                              </w:rPr>
                              <w:t xml:space="preserve">PARAMETER </w:t>
                            </w:r>
                            <w:r w:rsidRPr="00762A51">
                              <w:rPr>
                                <w:i w:val="0"/>
                                <w:iCs w:val="0"/>
                                <w:color w:val="000000" w:themeColor="text1"/>
                              </w:rPr>
                              <w:t>ESTIMATES</w:t>
                            </w:r>
                          </w:p>
                          <w:p w14:paraId="29AA60CF" w14:textId="77777777" w:rsidR="003D34F3" w:rsidRDefault="003D34F3" w:rsidP="00BC14C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41AC2" id="Text Box 45" o:spid="_x0000_s1036" type="#_x0000_t202" style="position:absolute;left:0;text-align:left;margin-left:0;margin-top:178.65pt;width:258.9pt;height:224.1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" fillcolor="white [3201]" stroked="f" strokeweight=".5pt">
                <v:textbox inset="0,0,0,0">
                  <w:txbxContent>
                    <w:p w14:paraId="09291360" w14:textId="77777777" w:rsidR="003D34F3" w:rsidRDefault="003D34F3" w:rsidP="00E777FE">
                      <w:pPr>
                        <w:keepNext/>
                        <w:jc w:val="center"/>
                      </w:pPr>
                      <w:r w:rsidRPr="000943E6">
                        <w:rPr>
                          <w:noProof/>
                        </w:rPr>
                        <w:drawing>
                          <wp:inline distT="0" distB="0" distL="0" distR="0" wp14:anchorId="1BC39F8F" wp14:editId="6DC0A3C5">
                            <wp:extent cx="2532186" cy="25603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2532186" cy="2560320"/>
                                    </a:xfrm>
                                    <a:prstGeom prst="rect">
                                      <a:avLst/>
                                    </a:prstGeom>
                                  </pic:spPr>
                                </pic:pic>
                              </a:graphicData>
                            </a:graphic>
                          </wp:inline>
                        </w:drawing>
                      </w:r>
                    </w:p>
                    <w:p w14:paraId="07D8F7E2" w14:textId="25EEA0A3" w:rsidR="003D34F3" w:rsidRPr="00762A51" w:rsidRDefault="003D34F3" w:rsidP="00E1400E">
                      <w:pPr>
                        <w:pStyle w:val="Caption"/>
                        <w:rPr>
                          <w:i w:val="0"/>
                          <w:iCs w:val="0"/>
                          <w:color w:val="000000" w:themeColor="text1"/>
                        </w:rPr>
                      </w:pPr>
                      <w:bookmarkStart w:id="81" w:name="_Ref56435620"/>
                      <w:r w:rsidRPr="004D3136">
                        <w:rPr>
                          <w:rFonts w:ascii="Arial" w:hAnsi="Arial" w:cs="Arial"/>
                          <w:b/>
                          <w:bCs/>
                          <w:i w:val="0"/>
                          <w:iCs w:val="0"/>
                          <w:color w:val="000000" w:themeColor="text1"/>
                          <w:sz w:val="20"/>
                          <w:szCs w:val="20"/>
                        </w:rPr>
                        <w:t xml:space="preserve">FIGURE </w:t>
                      </w:r>
                      <w:r w:rsidRPr="004D3136">
                        <w:rPr>
                          <w:rFonts w:ascii="Arial" w:hAnsi="Arial" w:cs="Arial"/>
                          <w:b/>
                          <w:bCs/>
                          <w:i w:val="0"/>
                          <w:iCs w:val="0"/>
                          <w:color w:val="000000" w:themeColor="text1"/>
                          <w:sz w:val="20"/>
                          <w:szCs w:val="20"/>
                        </w:rPr>
                        <w:fldChar w:fldCharType="begin"/>
                      </w:r>
                      <w:r w:rsidRPr="004D3136">
                        <w:rPr>
                          <w:rFonts w:ascii="Arial" w:hAnsi="Arial" w:cs="Arial"/>
                          <w:b/>
                          <w:bCs/>
                          <w:i w:val="0"/>
                          <w:iCs w:val="0"/>
                          <w:color w:val="000000" w:themeColor="text1"/>
                          <w:sz w:val="20"/>
                          <w:szCs w:val="20"/>
                        </w:rPr>
                        <w:instrText xml:space="preserve"> SEQ Figure \* ARABIC </w:instrText>
                      </w:r>
                      <w:r w:rsidRPr="004D3136">
                        <w:rPr>
                          <w:rFonts w:ascii="Arial" w:hAnsi="Arial" w:cs="Arial"/>
                          <w:b/>
                          <w:bCs/>
                          <w:i w:val="0"/>
                          <w:iCs w:val="0"/>
                          <w:color w:val="000000" w:themeColor="text1"/>
                          <w:sz w:val="20"/>
                          <w:szCs w:val="20"/>
                        </w:rPr>
                        <w:fldChar w:fldCharType="separate"/>
                      </w:r>
                      <w:r w:rsidR="0053008A">
                        <w:rPr>
                          <w:rFonts w:ascii="Arial" w:hAnsi="Arial" w:cs="Arial"/>
                          <w:b/>
                          <w:bCs/>
                          <w:i w:val="0"/>
                          <w:iCs w:val="0"/>
                          <w:noProof/>
                          <w:color w:val="000000" w:themeColor="text1"/>
                          <w:sz w:val="20"/>
                          <w:szCs w:val="20"/>
                        </w:rPr>
                        <w:t>7</w:t>
                      </w:r>
                      <w:r w:rsidRPr="004D3136">
                        <w:rPr>
                          <w:rFonts w:ascii="Arial" w:hAnsi="Arial" w:cs="Arial"/>
                          <w:b/>
                          <w:bCs/>
                          <w:i w:val="0"/>
                          <w:iCs w:val="0"/>
                          <w:color w:val="000000" w:themeColor="text1"/>
                          <w:sz w:val="20"/>
                          <w:szCs w:val="20"/>
                        </w:rPr>
                        <w:fldChar w:fldCharType="end"/>
                      </w:r>
                      <w:bookmarkEnd w:id="81"/>
                      <w:r w:rsidRPr="004D3136">
                        <w:rPr>
                          <w:rFonts w:ascii="Arial" w:hAnsi="Arial" w:cs="Arial"/>
                          <w:b/>
                          <w:bCs/>
                          <w:i w:val="0"/>
                          <w:iCs w:val="0"/>
                          <w:color w:val="000000" w:themeColor="text1"/>
                          <w:sz w:val="20"/>
                          <w:szCs w:val="20"/>
                        </w:rPr>
                        <w:t>.</w:t>
                      </w:r>
                      <w:r w:rsidRPr="004D3136">
                        <w:rPr>
                          <w:color w:val="000000" w:themeColor="text1"/>
                        </w:rPr>
                        <w:t xml:space="preserve">  </w:t>
                      </w:r>
                      <w:r>
                        <w:rPr>
                          <w:i w:val="0"/>
                          <w:iCs w:val="0"/>
                          <w:color w:val="000000" w:themeColor="text1"/>
                        </w:rPr>
                        <w:t xml:space="preserve">RISK OF PASSAGE </w:t>
                      </w:r>
                      <w:r w:rsidRPr="004D3136">
                        <w:rPr>
                          <w:i w:val="0"/>
                          <w:iCs w:val="0"/>
                          <w:color w:val="000000" w:themeColor="text1"/>
                        </w:rPr>
                        <w:t xml:space="preserve">PARAMETER </w:t>
                      </w:r>
                      <w:r w:rsidRPr="00762A51">
                        <w:rPr>
                          <w:i w:val="0"/>
                          <w:iCs w:val="0"/>
                          <w:color w:val="000000" w:themeColor="text1"/>
                        </w:rPr>
                        <w:t>ESTIMATES</w:t>
                      </w:r>
                    </w:p>
                    <w:p w14:paraId="29AA60CF" w14:textId="77777777" w:rsidR="003D34F3" w:rsidRDefault="003D34F3" w:rsidP="00BC14C0"/>
                  </w:txbxContent>
                </v:textbox>
                <w10:wrap type="square" anchorx="margin" anchory="margin"/>
              </v:shape>
            </w:pict>
          </mc:Fallback>
        </mc:AlternateContent>
      </w:r>
      <w:r w:rsidR="00535CFC">
        <w:rPr>
          <w:kern w:val="0"/>
        </w:rPr>
        <w:t>The results also show that the SPARS algorithm ha</w:t>
      </w:r>
      <w:r w:rsidR="00CC631C">
        <w:rPr>
          <w:kern w:val="0"/>
        </w:rPr>
        <w:t>d</w:t>
      </w:r>
      <w:r w:rsidR="00535CFC">
        <w:rPr>
          <w:kern w:val="0"/>
        </w:rPr>
        <w:t xml:space="preserve"> the highest </w:t>
      </w:r>
      <w:r w:rsidR="006B2280">
        <w:rPr>
          <w:kern w:val="0"/>
        </w:rPr>
        <w:t>average</w:t>
      </w:r>
      <w:r w:rsidR="00B239A0">
        <w:rPr>
          <w:kern w:val="0"/>
        </w:rPr>
        <w:t>s and</w:t>
      </w:r>
      <w:r w:rsidR="00432F7C">
        <w:rPr>
          <w:kern w:val="0"/>
        </w:rPr>
        <w:t xml:space="preserve"> </w:t>
      </w:r>
      <w:r w:rsidR="006B2280">
        <w:rPr>
          <w:kern w:val="0"/>
        </w:rPr>
        <w:t>standard deviation</w:t>
      </w:r>
      <w:r w:rsidR="00432F7C">
        <w:rPr>
          <w:kern w:val="0"/>
        </w:rPr>
        <w:t>s</w:t>
      </w:r>
      <w:r w:rsidR="006B2280">
        <w:rPr>
          <w:kern w:val="0"/>
        </w:rPr>
        <w:t xml:space="preserve"> of </w:t>
      </w:r>
      <w:r w:rsidR="00535CFC">
        <w:rPr>
          <w:kern w:val="0"/>
        </w:rPr>
        <w:t>trajectory duratio</w:t>
      </w:r>
      <w:r w:rsidR="006B2280">
        <w:rPr>
          <w:kern w:val="0"/>
        </w:rPr>
        <w:t xml:space="preserve">ns </w:t>
      </w:r>
      <w:r w:rsidR="00535CFC" w:rsidRPr="00F21AAF">
        <w:rPr>
          <w:kern w:val="0"/>
        </w:rPr>
        <w:t>when the robot must avoid the obstacles</w:t>
      </w:r>
      <w:r w:rsidR="00432F7C" w:rsidRPr="00F21AAF">
        <w:rPr>
          <w:kern w:val="0"/>
        </w:rPr>
        <w:t>, with and without the OPV</w:t>
      </w:r>
      <w:r w:rsidR="00535CFC" w:rsidRPr="00F21AAF">
        <w:rPr>
          <w:kern w:val="0"/>
        </w:rPr>
        <w:t xml:space="preserve">. </w:t>
      </w:r>
      <w:r w:rsidR="001E7FF1" w:rsidRPr="00F21AAF">
        <w:rPr>
          <w:kern w:val="0"/>
        </w:rPr>
        <w:t xml:space="preserve">The SPARS planner also produced ROP parameter estimates with higher standard deviation than the other planners. </w:t>
      </w:r>
      <w:r w:rsidR="00432F7C" w:rsidRPr="00F21AAF">
        <w:rPr>
          <w:kern w:val="0"/>
        </w:rPr>
        <w:t>This result seems contrary to the motivation for using the SPARS algorithm</w:t>
      </w:r>
      <w:r w:rsidR="000066E8" w:rsidRPr="00F21AAF">
        <w:rPr>
          <w:kern w:val="0"/>
        </w:rPr>
        <w:t xml:space="preserve">, </w:t>
      </w:r>
      <w:r w:rsidR="000066E8" w:rsidRPr="00FC575B">
        <w:rPr>
          <w:kern w:val="0"/>
        </w:rPr>
        <w:t>per [18]</w:t>
      </w:r>
      <w:r w:rsidR="00432F7C" w:rsidRPr="00F21AAF">
        <w:rPr>
          <w:kern w:val="0"/>
        </w:rPr>
        <w:t>.  It</w:t>
      </w:r>
      <w:r w:rsidR="00432F7C">
        <w:rPr>
          <w:kern w:val="0"/>
        </w:rPr>
        <w:t xml:space="preserve"> </w:t>
      </w:r>
      <w:r w:rsidR="00FD0669">
        <w:rPr>
          <w:kern w:val="0"/>
        </w:rPr>
        <w:t xml:space="preserve">was the </w:t>
      </w:r>
      <w:r w:rsidR="00BB4737">
        <w:rPr>
          <w:kern w:val="0"/>
        </w:rPr>
        <w:t>planner closest to the state-of-the-art</w:t>
      </w:r>
      <w:r w:rsidR="00FD0669">
        <w:rPr>
          <w:kern w:val="0"/>
        </w:rPr>
        <w:t xml:space="preserve"> and the planner that should have the lowest computation time due to </w:t>
      </w:r>
      <w:r w:rsidR="004F6CD8">
        <w:rPr>
          <w:kern w:val="0"/>
        </w:rPr>
        <w:t xml:space="preserve">node </w:t>
      </w:r>
      <w:r w:rsidR="00FD0669">
        <w:rPr>
          <w:kern w:val="0"/>
        </w:rPr>
        <w:t xml:space="preserve">sparsity, but it did not perform as well as </w:t>
      </w:r>
      <w:r w:rsidR="00CC631C">
        <w:rPr>
          <w:kern w:val="0"/>
        </w:rPr>
        <w:t>the BiRRT or PRM planners</w:t>
      </w:r>
      <w:r w:rsidR="00557FD2">
        <w:rPr>
          <w:kern w:val="0"/>
        </w:rPr>
        <w:t xml:space="preserve"> in terms of planning time and </w:t>
      </w:r>
      <w:r w:rsidR="00CC1B14">
        <w:rPr>
          <w:kern w:val="0"/>
        </w:rPr>
        <w:t>producing stable steady state results</w:t>
      </w:r>
      <w:r w:rsidR="009F2668">
        <w:rPr>
          <w:kern w:val="0"/>
        </w:rPr>
        <w:t xml:space="preserve">.  </w:t>
      </w:r>
      <w:r w:rsidR="00CD1DD0">
        <w:rPr>
          <w:kern w:val="0"/>
        </w:rPr>
        <w:t xml:space="preserve">Therefore, the SPARS algorithm does not appear to be a good candidate for use with the </w:t>
      </w:r>
      <w:r w:rsidR="00F24E47">
        <w:rPr>
          <w:kern w:val="0"/>
        </w:rPr>
        <w:t>ROP</w:t>
      </w:r>
      <w:r w:rsidR="00CD1DD0">
        <w:rPr>
          <w:kern w:val="0"/>
        </w:rPr>
        <w:t xml:space="preserve"> algorithm.  </w:t>
      </w:r>
    </w:p>
    <w:p w14:paraId="591B58C3" w14:textId="04DB0AAA" w:rsidR="00BC14C0" w:rsidRDefault="00BC14C0" w:rsidP="00051B46">
      <w:pPr>
        <w:pStyle w:val="BodyTextIndent"/>
        <w:ind w:firstLine="0"/>
        <w:rPr>
          <w:kern w:val="0"/>
          <w:sz w:val="24"/>
          <w:szCs w:val="24"/>
          <w:vertAlign w:val="superscript"/>
        </w:rPr>
      </w:pPr>
    </w:p>
    <w:p w14:paraId="5BAE82A8" w14:textId="1992FEDB" w:rsidR="00374551" w:rsidRDefault="001B6435" w:rsidP="001B6435">
      <w:pPr>
        <w:pStyle w:val="BodyTextIndent"/>
        <w:numPr>
          <w:ilvl w:val="0"/>
          <w:numId w:val="3"/>
        </w:numPr>
        <w:ind w:left="360"/>
        <w:jc w:val="left"/>
        <w:rPr>
          <w:rFonts w:ascii="Arial" w:hAnsi="Arial" w:cs="Arial"/>
          <w:b/>
          <w:kern w:val="0"/>
        </w:rPr>
      </w:pPr>
      <w:r w:rsidRPr="001B6435">
        <w:rPr>
          <w:rFonts w:ascii="Arial" w:hAnsi="Arial" w:cs="Arial"/>
          <w:b/>
          <w:kern w:val="0"/>
        </w:rPr>
        <w:t>CONCLUSION</w:t>
      </w:r>
    </w:p>
    <w:p w14:paraId="2E1C6B1B" w14:textId="37CF8557" w:rsidR="00EC5977" w:rsidRDefault="00EC5977" w:rsidP="00EC5977">
      <w:pPr>
        <w:ind w:firstLine="360"/>
      </w:pPr>
      <w:r w:rsidRPr="00DC5115">
        <w:t xml:space="preserve">In conclusion, this paper demonstrates a method for estimating the </w:t>
      </w:r>
      <w:r w:rsidR="0017778D">
        <w:t>risk of passage</w:t>
      </w:r>
      <w:r w:rsidR="0017778D" w:rsidRPr="00DC5115">
        <w:t xml:space="preserve"> </w:t>
      </w:r>
      <w:r w:rsidRPr="00DC5115">
        <w:t>through volumes between predicted obstacle pairs. This allows the robot system to respond to multiple</w:t>
      </w:r>
      <w:r w:rsidR="00362DA1">
        <w:t>, unforeseen,</w:t>
      </w:r>
      <w:r w:rsidRPr="00DC5115">
        <w:t xml:space="preserve"> dynamic obstacles before collisions become imminent. </w:t>
      </w:r>
      <w:r w:rsidR="00936BC6">
        <w:rPr>
          <w:kern w:val="0"/>
        </w:rPr>
        <w:t xml:space="preserve">This is advantageous because it allows for the creation of </w:t>
      </w:r>
      <w:r w:rsidR="00F76E4D">
        <w:rPr>
          <w:kern w:val="0"/>
        </w:rPr>
        <w:t xml:space="preserve">faster </w:t>
      </w:r>
      <w:r w:rsidR="00936BC6">
        <w:rPr>
          <w:kern w:val="0"/>
        </w:rPr>
        <w:t xml:space="preserve">trajectories </w:t>
      </w:r>
      <w:r w:rsidR="00F76E4D">
        <w:rPr>
          <w:kern w:val="0"/>
        </w:rPr>
        <w:t xml:space="preserve">that </w:t>
      </w:r>
      <w:r w:rsidR="00936BC6">
        <w:rPr>
          <w:kern w:val="0"/>
        </w:rPr>
        <w:t xml:space="preserve">avoid collision situations, as opposed to waiting to replan trajectories until collision is imminent. </w:t>
      </w:r>
      <w:r w:rsidR="00EE6561">
        <w:t xml:space="preserve">The results showed that when the </w:t>
      </w:r>
      <w:r w:rsidR="00F24E47">
        <w:t>ROP</w:t>
      </w:r>
      <w:r w:rsidR="00EE6561">
        <w:t xml:space="preserve"> algorithm estimates risk and generates the OPV</w:t>
      </w:r>
      <w:r w:rsidR="00BD4933">
        <w:t>,</w:t>
      </w:r>
      <w:r w:rsidR="00DE1A9D">
        <w:t xml:space="preserve"> </w:t>
      </w:r>
      <w:r w:rsidR="00EE6561">
        <w:t xml:space="preserve">robot trajectories take </w:t>
      </w:r>
      <w:r w:rsidR="00947A3D">
        <w:t>less</w:t>
      </w:r>
      <w:r w:rsidR="00EE6561">
        <w:t xml:space="preserve"> time</w:t>
      </w:r>
      <w:r w:rsidR="00B4495D">
        <w:t xml:space="preserve"> on average</w:t>
      </w:r>
      <w:r w:rsidR="00802134">
        <w:t xml:space="preserve">. </w:t>
      </w:r>
      <w:r w:rsidR="00194DFB">
        <w:t xml:space="preserve">Thus, ROP is effective in ensuring safety in </w:t>
      </w:r>
      <w:r w:rsidR="00194DFB">
        <w:lastRenderedPageBreak/>
        <w:t xml:space="preserve">HRC while respecting productivity. </w:t>
      </w:r>
      <w:r w:rsidR="00802134">
        <w:t xml:space="preserve">However, </w:t>
      </w:r>
      <w:r w:rsidR="00EE6561">
        <w:t xml:space="preserve">randomness in the robot trajectory planners, which effected the actual measure of risk used to train the </w:t>
      </w:r>
      <w:r w:rsidR="00F24E47">
        <w:t>ROP</w:t>
      </w:r>
      <w:r w:rsidR="00EE6561">
        <w:t xml:space="preserve"> algorithm</w:t>
      </w:r>
      <w:r w:rsidR="00802134">
        <w:t>, made the results appear less stable than desired</w:t>
      </w:r>
      <w:r w:rsidR="00EE6561">
        <w:t>.</w:t>
      </w:r>
      <w:r w:rsidR="00C412AA">
        <w:t xml:space="preserve"> A</w:t>
      </w:r>
      <w:r w:rsidR="001B732A">
        <w:t xml:space="preserve">lternate parameter adaptation </w:t>
      </w:r>
      <w:r w:rsidR="00047552">
        <w:t>and</w:t>
      </w:r>
      <w:r w:rsidR="001B732A">
        <w:t xml:space="preserve"> machine learning techniques will be explored towards mitigating outlier effects and providing faster convergence of parameter estimates and better theoretical stability. </w:t>
      </w:r>
      <w:r w:rsidRPr="00DC5115">
        <w:t xml:space="preserve">Future work will </w:t>
      </w:r>
      <w:r w:rsidR="00EA0636">
        <w:t xml:space="preserve">also </w:t>
      </w:r>
      <w:r w:rsidRPr="00DC5115">
        <w:t>include</w:t>
      </w:r>
      <w:r w:rsidR="00E92C37">
        <w:t xml:space="preserve"> introducing</w:t>
      </w:r>
      <w:r w:rsidRPr="00DC5115">
        <w:t xml:space="preserve"> obstacles of </w:t>
      </w:r>
      <w:r w:rsidR="00550009">
        <w:t xml:space="preserve">other </w:t>
      </w:r>
      <w:r w:rsidRPr="00DC5115">
        <w:t>geometries</w:t>
      </w:r>
      <w:r w:rsidR="00550009">
        <w:t xml:space="preserve"> besides cylinders</w:t>
      </w:r>
      <w:r w:rsidRPr="00DC5115">
        <w:t xml:space="preserve"> and </w:t>
      </w:r>
      <w:r w:rsidR="002E31E3">
        <w:t>validating</w:t>
      </w:r>
      <w:r w:rsidR="002E31E3" w:rsidRPr="00DC5115">
        <w:t xml:space="preserve"> </w:t>
      </w:r>
      <w:r w:rsidR="0079792B">
        <w:t xml:space="preserve">the effectiveness of </w:t>
      </w:r>
      <w:r w:rsidR="00F24E47">
        <w:t>ROP</w:t>
      </w:r>
      <w:r>
        <w:t xml:space="preserve">, </w:t>
      </w:r>
      <w:r w:rsidR="00FB5A9E" w:rsidRPr="005D6B96">
        <w:t xml:space="preserve">with implementation </w:t>
      </w:r>
      <w:r w:rsidRPr="005D6B96">
        <w:t>in a</w:t>
      </w:r>
      <w:r w:rsidR="008B4E0C" w:rsidRPr="005D6B96">
        <w:t xml:space="preserve"> </w:t>
      </w:r>
      <w:r w:rsidRPr="005D6B96">
        <w:t>more comprehensive, physical industrial robot control system.</w:t>
      </w:r>
    </w:p>
    <w:p w14:paraId="76EB59EC" w14:textId="77777777" w:rsidR="00B6498A" w:rsidRPr="00DC5115" w:rsidRDefault="00B6498A" w:rsidP="00EC5977">
      <w:pPr>
        <w:ind w:firstLine="360"/>
      </w:pPr>
    </w:p>
    <w:p w14:paraId="41C43D30" w14:textId="35E70AC2" w:rsidR="001B6435" w:rsidRPr="0012344E" w:rsidRDefault="001B6435" w:rsidP="00BC4F29">
      <w:pPr>
        <w:pStyle w:val="BodyTextIndent"/>
        <w:keepNext/>
        <w:ind w:firstLine="0"/>
        <w:jc w:val="left"/>
        <w:rPr>
          <w:rFonts w:ascii="Arial" w:hAnsi="Arial" w:cs="Arial"/>
          <w:b/>
          <w:kern w:val="0"/>
        </w:rPr>
      </w:pPr>
      <w:r>
        <w:rPr>
          <w:rFonts w:ascii="Arial" w:hAnsi="Arial" w:cs="Arial"/>
          <w:b/>
          <w:kern w:val="0"/>
        </w:rPr>
        <w:t>ACKNOWLEDGEMENTS</w:t>
      </w:r>
    </w:p>
    <w:p w14:paraId="2AE4EAC2" w14:textId="606ABA97" w:rsidR="009A471A" w:rsidRDefault="00547339" w:rsidP="00BC4F29">
      <w:pPr>
        <w:pStyle w:val="BodyTextIndent"/>
        <w:keepNext/>
        <w:rPr>
          <w:rFonts w:ascii="Arial" w:hAnsi="Arial" w:cs="Arial"/>
          <w:b/>
          <w:kern w:val="0"/>
        </w:rPr>
      </w:pPr>
      <w:r w:rsidRPr="00373C46">
        <w:rPr>
          <w:kern w:val="0"/>
        </w:rPr>
        <w:t>Funding was provided by the NSF/NRI: INT: COLLAB: Manufacturing USA: Intelligent Human-Robot Collaboration for Smart Factory (Award I.D. #:1830383). Any opinions, findings and conclusions or recommendations expressed are those of the researchers and do not necessarily reflect the views of the National Science Foundation.</w:t>
      </w:r>
      <w:r w:rsidR="00374551">
        <w:rPr>
          <w:kern w:val="0"/>
          <w:sz w:val="22"/>
          <w:szCs w:val="22"/>
        </w:rPr>
        <w:br/>
      </w:r>
      <w:r w:rsidR="00374551">
        <w:rPr>
          <w:kern w:val="0"/>
          <w:sz w:val="22"/>
          <w:szCs w:val="22"/>
        </w:rPr>
        <w:br/>
      </w:r>
      <w:commentRangeStart w:id="82"/>
      <w:commentRangeStart w:id="83"/>
      <w:r w:rsidR="00374551" w:rsidRPr="0012344E">
        <w:rPr>
          <w:rFonts w:ascii="Arial" w:hAnsi="Arial" w:cs="Arial"/>
          <w:b/>
          <w:kern w:val="0"/>
        </w:rPr>
        <w:t>REFERENCES</w:t>
      </w:r>
      <w:commentRangeEnd w:id="82"/>
      <w:r w:rsidR="004B5E76">
        <w:rPr>
          <w:rStyle w:val="CommentReference"/>
          <w:kern w:val="0"/>
        </w:rPr>
        <w:commentReference w:id="82"/>
      </w:r>
      <w:commentRangeEnd w:id="83"/>
      <w:r w:rsidR="004B5E76">
        <w:rPr>
          <w:rStyle w:val="CommentReference"/>
          <w:kern w:val="0"/>
        </w:rPr>
        <w:commentReference w:id="83"/>
      </w:r>
    </w:p>
    <w:p w14:paraId="22D2F6BC" w14:textId="64C8DCD9" w:rsidR="00444447" w:rsidRPr="005213F3" w:rsidRDefault="009A471A">
      <w:pPr>
        <w:pStyle w:val="BodyTextIndent"/>
        <w:spacing w:after="200"/>
        <w:rPr>
          <w:color w:val="222222"/>
        </w:rPr>
      </w:pPr>
      <w:r w:rsidRPr="006D4F36">
        <w:rPr>
          <w:color w:val="000000" w:themeColor="text1"/>
          <w:shd w:val="clear" w:color="auto" w:fill="FFFFFF"/>
        </w:rPr>
        <w:t>[</w:t>
      </w:r>
      <w:r>
        <w:rPr>
          <w:color w:val="000000" w:themeColor="text1"/>
          <w:shd w:val="clear" w:color="auto" w:fill="FFFFFF"/>
        </w:rPr>
        <w:fldChar w:fldCharType="begin"/>
      </w:r>
      <w:r>
        <w:rPr>
          <w:color w:val="000000" w:themeColor="text1"/>
          <w:shd w:val="clear" w:color="auto" w:fill="FFFFFF"/>
        </w:rPr>
        <w:instrText xml:space="preserve"> REF ref9 \h  \* MERGEFORMAT </w:instrText>
      </w:r>
      <w:r>
        <w:rPr>
          <w:color w:val="000000" w:themeColor="text1"/>
          <w:shd w:val="clear" w:color="auto" w:fill="FFFFFF"/>
        </w:rPr>
      </w:r>
      <w:r>
        <w:rPr>
          <w:color w:val="000000" w:themeColor="text1"/>
          <w:shd w:val="clear" w:color="auto" w:fill="FFFFFF"/>
        </w:rPr>
        <w:fldChar w:fldCharType="separate"/>
      </w:r>
      <w:ins w:id="84" w:author="Flowers,Jared" w:date="2021-03-20T21:27:00Z">
        <w:r w:rsidR="0053008A" w:rsidRPr="0053008A">
          <w:rPr>
            <w:noProof/>
            <w:kern w:val="0"/>
            <w:rPrChange w:id="85" w:author="Flowers,Jared" w:date="2021-03-20T21:27:00Z">
              <w:rPr>
                <w:b/>
                <w:bCs/>
                <w:noProof/>
                <w:kern w:val="0"/>
              </w:rPr>
            </w:rPrChange>
          </w:rPr>
          <w:t>1</w:t>
        </w:r>
      </w:ins>
      <w:del w:id="86" w:author="Flowers,Jared" w:date="2021-03-20T21:27:00Z">
        <w:r w:rsidR="005548FC" w:rsidRPr="00702E0F" w:rsidDel="0053008A">
          <w:rPr>
            <w:noProof/>
            <w:kern w:val="0"/>
          </w:rPr>
          <w:delText>1</w:delText>
        </w:r>
      </w:del>
      <w:r>
        <w:rPr>
          <w:color w:val="000000" w:themeColor="text1"/>
          <w:shd w:val="clear" w:color="auto" w:fill="FFFFFF"/>
        </w:rPr>
        <w:fldChar w:fldCharType="end"/>
      </w:r>
      <w:r w:rsidRPr="006D4F36">
        <w:rPr>
          <w:color w:val="000000" w:themeColor="text1"/>
          <w:shd w:val="clear" w:color="auto" w:fill="FFFFFF"/>
        </w:rPr>
        <w:t xml:space="preserve">] </w:t>
      </w:r>
      <w:r w:rsidRPr="006D4F36">
        <w:rPr>
          <w:color w:val="000000" w:themeColor="text1"/>
        </w:rPr>
        <w:t>Nicora, M.L., Ambrosetti, R., Wiens, G.J., and Fassi, I.  “Human-Robot Collaboration in Smart Manufacturing: Robot Reactive Behavior Intelligence</w:t>
      </w:r>
      <w:r w:rsidR="009C6E42">
        <w:rPr>
          <w:color w:val="000000" w:themeColor="text1"/>
        </w:rPr>
        <w:t>.</w:t>
      </w:r>
      <w:r w:rsidRPr="006D4F36">
        <w:rPr>
          <w:color w:val="000000" w:themeColor="text1"/>
        </w:rPr>
        <w:t xml:space="preserve">” </w:t>
      </w:r>
      <w:r w:rsidR="00466E6C" w:rsidRPr="005A377D">
        <w:rPr>
          <w:i/>
          <w:iCs/>
        </w:rPr>
        <w:t>ASME</w:t>
      </w:r>
      <w:r w:rsidR="00466E6C">
        <w:t xml:space="preserve"> </w:t>
      </w:r>
      <w:r w:rsidR="00466E6C">
        <w:rPr>
          <w:rStyle w:val="Emphasis"/>
        </w:rPr>
        <w:t>J</w:t>
      </w:r>
      <w:r w:rsidR="008354B5">
        <w:rPr>
          <w:rStyle w:val="Emphasis"/>
        </w:rPr>
        <w:t>ournal</w:t>
      </w:r>
      <w:r w:rsidR="00466E6C">
        <w:rPr>
          <w:rStyle w:val="Emphasis"/>
        </w:rPr>
        <w:t xml:space="preserve"> </w:t>
      </w:r>
      <w:r w:rsidR="00EF19A3">
        <w:rPr>
          <w:rStyle w:val="Emphasis"/>
        </w:rPr>
        <w:t xml:space="preserve">of </w:t>
      </w:r>
      <w:r w:rsidR="00466E6C">
        <w:rPr>
          <w:rStyle w:val="Emphasis"/>
        </w:rPr>
        <w:t>Manuf. Sci. Eng</w:t>
      </w:r>
      <w:r w:rsidR="00466E6C">
        <w:t>.</w:t>
      </w:r>
      <w:r w:rsidR="006008A6">
        <w:t xml:space="preserve"> Vol. 143 No. 3</w:t>
      </w:r>
      <w:r w:rsidR="001C7288">
        <w:t xml:space="preserve"> (2021)</w:t>
      </w:r>
      <w:r w:rsidR="00DB48DF">
        <w:t>: pp. 31-40.</w:t>
      </w:r>
      <w:r w:rsidR="00466E6C" w:rsidRPr="006D4F36" w:rsidDel="00466E6C">
        <w:rPr>
          <w:i/>
          <w:iCs/>
          <w:color w:val="000000" w:themeColor="text1"/>
        </w:rPr>
        <w:t xml:space="preserve"> </w:t>
      </w:r>
      <w:r w:rsidR="00AD2DD9">
        <w:rPr>
          <w:color w:val="000000" w:themeColor="text1"/>
        </w:rPr>
        <w:t>DOI</w:t>
      </w:r>
      <w:r w:rsidRPr="0013462E">
        <w:rPr>
          <w:color w:val="000000" w:themeColor="text1"/>
        </w:rPr>
        <w:t>:</w:t>
      </w:r>
      <w:r>
        <w:rPr>
          <w:color w:val="000000" w:themeColor="text1"/>
        </w:rPr>
        <w:t>10.1115/1.4048950</w:t>
      </w:r>
      <w:r w:rsidR="009D5AD2">
        <w:rPr>
          <w:color w:val="000000" w:themeColor="text1"/>
        </w:rPr>
        <w:t>.</w:t>
      </w:r>
    </w:p>
    <w:p w14:paraId="2D3BD123" w14:textId="60828254" w:rsidR="00444447" w:rsidRPr="005213F3" w:rsidRDefault="00444447" w:rsidP="00FC575B">
      <w:pPr>
        <w:pStyle w:val="BodyTextIndent"/>
        <w:spacing w:after="200"/>
        <w:rPr>
          <w:color w:val="222222"/>
        </w:rPr>
      </w:pPr>
      <w:r w:rsidRPr="005213F3">
        <w:rPr>
          <w:color w:val="222222"/>
        </w:rPr>
        <w:t>[</w:t>
      </w:r>
      <w:r w:rsidRPr="005213F3">
        <w:rPr>
          <w:color w:val="222222"/>
        </w:rPr>
        <w:fldChar w:fldCharType="begin"/>
      </w:r>
      <w:r w:rsidRPr="005213F3">
        <w:rPr>
          <w:color w:val="222222"/>
        </w:rPr>
        <w:instrText xml:space="preserve"> REF ref1 \h  \* MERGEFORMAT </w:instrText>
      </w:r>
      <w:r w:rsidRPr="005213F3">
        <w:rPr>
          <w:color w:val="222222"/>
        </w:rPr>
      </w:r>
      <w:r w:rsidRPr="005213F3">
        <w:rPr>
          <w:color w:val="222222"/>
        </w:rPr>
        <w:fldChar w:fldCharType="separate"/>
      </w:r>
      <w:ins w:id="87" w:author="Flowers,Jared" w:date="2021-03-20T21:27:00Z">
        <w:r w:rsidR="0053008A" w:rsidRPr="0053008A">
          <w:rPr>
            <w:caps/>
            <w:noProof/>
            <w:rPrChange w:id="88" w:author="Flowers,Jared" w:date="2021-03-20T21:27:00Z">
              <w:rPr>
                <w:b/>
                <w:caps/>
                <w:noProof/>
              </w:rPr>
            </w:rPrChange>
          </w:rPr>
          <w:t>2</w:t>
        </w:r>
      </w:ins>
      <w:del w:id="89" w:author="Flowers,Jared" w:date="2021-03-20T21:27:00Z">
        <w:r w:rsidR="005548FC" w:rsidRPr="00702E0F" w:rsidDel="0053008A">
          <w:rPr>
            <w:caps/>
            <w:noProof/>
          </w:rPr>
          <w:delText>2</w:delText>
        </w:r>
      </w:del>
      <w:r w:rsidRPr="005213F3">
        <w:rPr>
          <w:color w:val="222222"/>
        </w:rPr>
        <w:fldChar w:fldCharType="end"/>
      </w:r>
      <w:r w:rsidRPr="005213F3">
        <w:rPr>
          <w:color w:val="222222"/>
        </w:rPr>
        <w:t>] Yang, L., Qi, J., Song, D., Xiao, J., Han, J., and Xia, Y. “Survey of Robot 3D Path Planning Algorithms.” </w:t>
      </w:r>
      <w:r w:rsidRPr="005A377D">
        <w:rPr>
          <w:i/>
          <w:iCs/>
          <w:color w:val="222222"/>
        </w:rPr>
        <w:t>Journal of Control Science and Engineering</w:t>
      </w:r>
      <w:r w:rsidRPr="005213F3">
        <w:rPr>
          <w:color w:val="222222"/>
        </w:rPr>
        <w:t xml:space="preserve"> (2016): </w:t>
      </w:r>
      <w:r w:rsidR="00D768CD">
        <w:rPr>
          <w:color w:val="222222"/>
        </w:rPr>
        <w:t xml:space="preserve">pp. </w:t>
      </w:r>
      <w:r w:rsidRPr="005213F3">
        <w:rPr>
          <w:color w:val="222222"/>
        </w:rPr>
        <w:t xml:space="preserve">1–22. </w:t>
      </w:r>
      <w:r w:rsidR="00937A3E">
        <w:rPr>
          <w:color w:val="222222"/>
        </w:rPr>
        <w:t>DOI</w:t>
      </w:r>
      <w:r w:rsidRPr="005213F3">
        <w:rPr>
          <w:color w:val="222222"/>
        </w:rPr>
        <w:t>:</w:t>
      </w:r>
      <w:hyperlink r:id="rId26" w:tgtFrame="_blank" w:history="1">
        <w:r w:rsidRPr="005213F3">
          <w:rPr>
            <w:color w:val="222222"/>
          </w:rPr>
          <w:t>10.1155/2016/7426913</w:t>
        </w:r>
      </w:hyperlink>
      <w:r w:rsidR="00C049AA">
        <w:rPr>
          <w:color w:val="222222"/>
        </w:rPr>
        <w:t>.</w:t>
      </w:r>
    </w:p>
    <w:p w14:paraId="54F11F50" w14:textId="2DEA2A5A" w:rsidR="003C2A53" w:rsidRPr="00F265C5" w:rsidRDefault="003C2A53" w:rsidP="00F265C5">
      <w:pPr>
        <w:pStyle w:val="BodyTextIndent"/>
        <w:spacing w:after="200"/>
      </w:pPr>
      <w:r w:rsidRPr="00F265C5">
        <w:t>[</w:t>
      </w:r>
      <w:r w:rsidRPr="00F265C5">
        <w:fldChar w:fldCharType="begin"/>
      </w:r>
      <w:r w:rsidRPr="00F265C5">
        <w:instrText xml:space="preserve"> REF ref15 \h  \* MERGEFORMAT </w:instrText>
      </w:r>
      <w:r w:rsidRPr="00F265C5">
        <w:fldChar w:fldCharType="separate"/>
      </w:r>
      <w:ins w:id="90" w:author="Flowers,Jared" w:date="2021-03-20T21:27:00Z">
        <w:r w:rsidR="0053008A" w:rsidRPr="0053008A">
          <w:rPr>
            <w:caps/>
            <w:noProof/>
            <w:rPrChange w:id="91" w:author="Flowers,Jared" w:date="2021-03-20T21:27:00Z">
              <w:rPr>
                <w:b/>
                <w:caps/>
                <w:noProof/>
              </w:rPr>
            </w:rPrChange>
          </w:rPr>
          <w:t>3</w:t>
        </w:r>
      </w:ins>
      <w:del w:id="92" w:author="Flowers,Jared" w:date="2021-03-20T21:27:00Z">
        <w:r w:rsidR="005548FC" w:rsidRPr="00702E0F" w:rsidDel="0053008A">
          <w:rPr>
            <w:caps/>
            <w:noProof/>
          </w:rPr>
          <w:delText>3</w:delText>
        </w:r>
      </w:del>
      <w:r w:rsidRPr="00F265C5">
        <w:fldChar w:fldCharType="end"/>
      </w:r>
      <w:r w:rsidRPr="00F265C5">
        <w:t xml:space="preserve">] Chao, C., Trautman, P., and Iba, S. “Dynamic Channel: A Planning Framework for Crowd Navigation.” </w:t>
      </w:r>
      <w:r w:rsidRPr="00F265C5">
        <w:rPr>
          <w:i/>
          <w:iCs/>
        </w:rPr>
        <w:t>IEEE Int. Conf. on Robotics and Automation</w:t>
      </w:r>
      <w:r w:rsidRPr="00F265C5">
        <w:t xml:space="preserve">: pp. 5551–557. </w:t>
      </w:r>
      <w:r>
        <w:t>Montreal, QC, Canada, 2019.</w:t>
      </w:r>
      <w:r w:rsidRPr="00F265C5" w:rsidDel="00A163ED">
        <w:t xml:space="preserve"> </w:t>
      </w:r>
      <w:r w:rsidRPr="00F265C5">
        <w:t>DOI:</w:t>
      </w:r>
      <w:hyperlink r:id="rId27" w:tgtFrame="_blank" w:history="1">
        <w:r w:rsidRPr="00F265C5">
          <w:t>10.1109/ICRA.2019.8794192</w:t>
        </w:r>
      </w:hyperlink>
      <w:r w:rsidR="00C049AA">
        <w:t>.</w:t>
      </w:r>
    </w:p>
    <w:p w14:paraId="1932373C" w14:textId="216485DE" w:rsidR="003C2A53" w:rsidRPr="00F265C5" w:rsidRDefault="009D38AC" w:rsidP="00F265C5">
      <w:pPr>
        <w:keepNext/>
        <w:spacing w:after="200"/>
        <w:ind w:firstLine="360"/>
      </w:pPr>
      <w:r>
        <w:t>[</w:t>
      </w:r>
      <w:r w:rsidR="006F0B43">
        <w:fldChar w:fldCharType="begin"/>
      </w:r>
      <w:r w:rsidR="006F0B43">
        <w:instrText xml:space="preserve"> REF ref4 \h </w:instrText>
      </w:r>
      <w:r w:rsidR="006F0B43">
        <w:fldChar w:fldCharType="separate"/>
      </w:r>
      <w:r w:rsidR="0053008A">
        <w:rPr>
          <w:rFonts w:eastAsia="MS Mincho"/>
          <w:caps/>
          <w:noProof/>
        </w:rPr>
        <w:t>4</w:t>
      </w:r>
      <w:r w:rsidR="006F0B43">
        <w:fldChar w:fldCharType="end"/>
      </w:r>
      <w:r>
        <w:t xml:space="preserve">] </w:t>
      </w:r>
      <w:r w:rsidR="003C2A53" w:rsidRPr="00F265C5">
        <w:t xml:space="preserve">Holmes, P.D., Kousik, S., Zhang, B., Raz, D., Barbalata, C., Johnson-Roberson, M., and Vasudevan, R. “Reachable Sets for Safe, Real-Time Manipulator Trajectory Design.” </w:t>
      </w:r>
      <w:r w:rsidR="003C2A53" w:rsidRPr="00F265C5">
        <w:rPr>
          <w:i/>
          <w:iCs/>
        </w:rPr>
        <w:t>Robotics: Science and Systems XVI</w:t>
      </w:r>
      <w:r w:rsidR="003C2A53" w:rsidRPr="00F265C5">
        <w:t xml:space="preserve"> Vol. 16 (2020): pp. 100-113. DOI:</w:t>
      </w:r>
      <w:hyperlink r:id="rId28" w:tgtFrame="_blank" w:history="1">
        <w:r w:rsidR="003C2A53" w:rsidRPr="00F265C5">
          <w:t>10.15607/RSS.2020.XVI.100</w:t>
        </w:r>
      </w:hyperlink>
      <w:r w:rsidR="00C049AA">
        <w:t>.</w:t>
      </w:r>
    </w:p>
    <w:p w14:paraId="514BF431" w14:textId="5086ECF0" w:rsidR="003C2A53" w:rsidRPr="004273A7" w:rsidRDefault="009D38AC" w:rsidP="00F265C5">
      <w:pPr>
        <w:keepNext/>
        <w:spacing w:after="200"/>
        <w:ind w:firstLine="360"/>
        <w:rPr>
          <w:color w:val="222222"/>
          <w:shd w:val="clear" w:color="auto" w:fill="FFFFFF"/>
        </w:rPr>
      </w:pPr>
      <w:r>
        <w:t>[</w:t>
      </w:r>
      <w:r w:rsidR="00312F3A">
        <w:fldChar w:fldCharType="begin"/>
      </w:r>
      <w:r w:rsidR="00312F3A">
        <w:instrText xml:space="preserve"> REF ref16 \h </w:instrText>
      </w:r>
      <w:r w:rsidR="00312F3A">
        <w:fldChar w:fldCharType="separate"/>
      </w:r>
      <w:r w:rsidR="0053008A">
        <w:rPr>
          <w:bCs/>
          <w:caps/>
          <w:noProof/>
        </w:rPr>
        <w:t>5</w:t>
      </w:r>
      <w:r w:rsidR="00312F3A">
        <w:fldChar w:fldCharType="end"/>
      </w:r>
      <w:r>
        <w:t xml:space="preserve">] </w:t>
      </w:r>
      <w:r w:rsidR="003C2A53" w:rsidRPr="002D0642">
        <w:rPr>
          <w:color w:val="222222"/>
          <w:shd w:val="clear" w:color="auto" w:fill="FFFFFF"/>
        </w:rPr>
        <w:t xml:space="preserve">Du, </w:t>
      </w:r>
      <w:r w:rsidR="003C2A53">
        <w:rPr>
          <w:color w:val="222222"/>
          <w:shd w:val="clear" w:color="auto" w:fill="FFFFFF"/>
        </w:rPr>
        <w:t>S.</w:t>
      </w:r>
      <w:r w:rsidR="003C2A53" w:rsidRPr="002D0642">
        <w:rPr>
          <w:color w:val="222222"/>
          <w:shd w:val="clear" w:color="auto" w:fill="FFFFFF"/>
        </w:rPr>
        <w:t xml:space="preserve">, Shang, </w:t>
      </w:r>
      <w:r w:rsidR="003C2A53">
        <w:rPr>
          <w:color w:val="222222"/>
          <w:shd w:val="clear" w:color="auto" w:fill="FFFFFF"/>
        </w:rPr>
        <w:t xml:space="preserve">W., </w:t>
      </w:r>
      <w:r w:rsidR="003C2A53" w:rsidRPr="002D0642">
        <w:rPr>
          <w:color w:val="222222"/>
          <w:shd w:val="clear" w:color="auto" w:fill="FFFFFF"/>
        </w:rPr>
        <w:t>Cong,</w:t>
      </w:r>
      <w:r w:rsidR="003C2A53">
        <w:rPr>
          <w:color w:val="222222"/>
          <w:shd w:val="clear" w:color="auto" w:fill="FFFFFF"/>
        </w:rPr>
        <w:t xml:space="preserve"> S.,</w:t>
      </w:r>
      <w:r w:rsidR="003C2A53" w:rsidRPr="002D0642">
        <w:rPr>
          <w:color w:val="222222"/>
          <w:shd w:val="clear" w:color="auto" w:fill="FFFFFF"/>
        </w:rPr>
        <w:t xml:space="preserve"> Zhang, </w:t>
      </w:r>
      <w:r w:rsidR="003C2A53">
        <w:rPr>
          <w:color w:val="222222"/>
          <w:shd w:val="clear" w:color="auto" w:fill="FFFFFF"/>
        </w:rPr>
        <w:t xml:space="preserve">C., </w:t>
      </w:r>
      <w:r w:rsidR="003C2A53" w:rsidRPr="002D0642">
        <w:rPr>
          <w:color w:val="222222"/>
          <w:shd w:val="clear" w:color="auto" w:fill="FFFFFF"/>
        </w:rPr>
        <w:t>and Liu</w:t>
      </w:r>
      <w:r w:rsidR="003C2A53">
        <w:rPr>
          <w:color w:val="222222"/>
          <w:shd w:val="clear" w:color="auto" w:fill="FFFFFF"/>
        </w:rPr>
        <w:t>, K</w:t>
      </w:r>
      <w:r w:rsidR="003C2A53" w:rsidRPr="002D0642">
        <w:rPr>
          <w:color w:val="222222"/>
          <w:shd w:val="clear" w:color="auto" w:fill="FFFFFF"/>
        </w:rPr>
        <w:t xml:space="preserve">. “Moving Obstacle Avoidance of a 5-DOF Robot Manipulator by Using Repulsive Vector.” </w:t>
      </w:r>
      <w:r w:rsidR="003C2A53" w:rsidRPr="005A377D">
        <w:rPr>
          <w:i/>
          <w:iCs/>
          <w:color w:val="222222"/>
          <w:shd w:val="clear" w:color="auto" w:fill="FFFFFF"/>
        </w:rPr>
        <w:t xml:space="preserve">IEEE </w:t>
      </w:r>
      <w:r w:rsidR="003C2A53">
        <w:rPr>
          <w:i/>
          <w:iCs/>
          <w:color w:val="222222"/>
          <w:shd w:val="clear" w:color="auto" w:fill="FFFFFF"/>
        </w:rPr>
        <w:t>Int. Conf. on Robotics and Biomimetics</w:t>
      </w:r>
      <w:r w:rsidR="003C2A53">
        <w:rPr>
          <w:color w:val="222222"/>
          <w:shd w:val="clear" w:color="auto" w:fill="FFFFFF"/>
        </w:rPr>
        <w:t xml:space="preserve">: pp. </w:t>
      </w:r>
      <w:r w:rsidR="003C2A53" w:rsidRPr="002D0642">
        <w:rPr>
          <w:color w:val="222222"/>
          <w:shd w:val="clear" w:color="auto" w:fill="FFFFFF"/>
        </w:rPr>
        <w:t>688–</w:t>
      </w:r>
      <w:r w:rsidR="003C2A53">
        <w:rPr>
          <w:color w:val="222222"/>
          <w:shd w:val="clear" w:color="auto" w:fill="FFFFFF"/>
        </w:rPr>
        <w:t>6</w:t>
      </w:r>
      <w:r w:rsidR="003C2A53" w:rsidRPr="002D0642">
        <w:rPr>
          <w:color w:val="222222"/>
          <w:shd w:val="clear" w:color="auto" w:fill="FFFFFF"/>
        </w:rPr>
        <w:t xml:space="preserve">93. </w:t>
      </w:r>
      <w:r w:rsidR="003C2A53" w:rsidRPr="005D075E">
        <w:rPr>
          <w:color w:val="222222"/>
          <w:shd w:val="clear" w:color="auto" w:fill="FFFFFF"/>
        </w:rPr>
        <w:t>Macau, China, December 5-8, 2017</w:t>
      </w:r>
      <w:r w:rsidR="003C2A53">
        <w:rPr>
          <w:color w:val="222222"/>
          <w:shd w:val="clear" w:color="auto" w:fill="FFFFFF"/>
        </w:rPr>
        <w:t>.</w:t>
      </w:r>
      <w:r w:rsidR="003C2A53" w:rsidRPr="005D075E">
        <w:rPr>
          <w:color w:val="222222"/>
          <w:shd w:val="clear" w:color="auto" w:fill="FFFFFF"/>
        </w:rPr>
        <w:t xml:space="preserve"> </w:t>
      </w:r>
      <w:r w:rsidR="003C2A53">
        <w:rPr>
          <w:color w:val="222222"/>
          <w:shd w:val="clear" w:color="auto" w:fill="FFFFFF"/>
        </w:rPr>
        <w:t>DOI</w:t>
      </w:r>
      <w:r w:rsidR="003C2A53" w:rsidRPr="00AB5F20">
        <w:rPr>
          <w:color w:val="000000" w:themeColor="text1"/>
          <w:shd w:val="clear" w:color="auto" w:fill="FFFFFF"/>
        </w:rPr>
        <w:t>:</w:t>
      </w:r>
      <w:hyperlink r:id="rId29" w:tgtFrame="_blank" w:history="1">
        <w:r w:rsidR="003C2A53" w:rsidRPr="00F265C5">
          <w:rPr>
            <w:shd w:val="clear" w:color="auto" w:fill="FFFFFF"/>
          </w:rPr>
          <w:t>10.1109/ROBIO.2017.8324497</w:t>
        </w:r>
      </w:hyperlink>
      <w:r w:rsidR="00C049AA">
        <w:rPr>
          <w:shd w:val="clear" w:color="auto" w:fill="FFFFFF"/>
        </w:rPr>
        <w:t>.</w:t>
      </w:r>
    </w:p>
    <w:p w14:paraId="2F4B9DB0" w14:textId="262C3D02" w:rsidR="003C2A53" w:rsidRPr="00F265C5" w:rsidRDefault="009D38AC" w:rsidP="00F265C5">
      <w:pPr>
        <w:spacing w:after="200"/>
        <w:ind w:firstLine="360"/>
        <w:rPr>
          <w:color w:val="000000" w:themeColor="text1"/>
          <w:shd w:val="clear" w:color="auto" w:fill="FFFFFF"/>
        </w:rPr>
      </w:pPr>
      <w:r>
        <w:t>[</w:t>
      </w:r>
      <w:r w:rsidR="00C508B0">
        <w:fldChar w:fldCharType="begin"/>
      </w:r>
      <w:r w:rsidR="00C508B0">
        <w:instrText xml:space="preserve"> REF ref17 \h </w:instrText>
      </w:r>
      <w:r w:rsidR="00C508B0">
        <w:fldChar w:fldCharType="separate"/>
      </w:r>
      <w:r w:rsidR="0053008A">
        <w:rPr>
          <w:bCs/>
          <w:caps/>
          <w:noProof/>
        </w:rPr>
        <w:t>6</w:t>
      </w:r>
      <w:r w:rsidR="00C508B0">
        <w:fldChar w:fldCharType="end"/>
      </w:r>
      <w:r>
        <w:t xml:space="preserve">] </w:t>
      </w:r>
      <w:r w:rsidR="003C2A53" w:rsidRPr="00F265C5">
        <w:rPr>
          <w:color w:val="000000" w:themeColor="text1"/>
          <w:shd w:val="clear" w:color="auto" w:fill="FFFFFF"/>
        </w:rPr>
        <w:t xml:space="preserve">Mainprice, J., and Berenson, D. “Human-Robot Collaborative Manipulation Planning Using Early Prediction of Human Motion.” </w:t>
      </w:r>
      <w:r w:rsidR="003C2A53" w:rsidRPr="00F265C5">
        <w:rPr>
          <w:i/>
          <w:iCs/>
          <w:color w:val="000000" w:themeColor="text1"/>
          <w:shd w:val="clear" w:color="auto" w:fill="FFFFFF"/>
        </w:rPr>
        <w:t>IEEE/RSJ Int. Conf. on Intelligent Robots and Systems</w:t>
      </w:r>
      <w:r w:rsidR="003C2A53" w:rsidRPr="00F265C5">
        <w:rPr>
          <w:color w:val="000000" w:themeColor="text1"/>
          <w:shd w:val="clear" w:color="auto" w:fill="FFFFFF"/>
        </w:rPr>
        <w:t xml:space="preserve">: pp. 299–306. </w:t>
      </w:r>
      <w:r w:rsidR="003C2A53">
        <w:t>Tokyo, Japan, 2013.</w:t>
      </w:r>
      <w:r w:rsidR="003C2A53" w:rsidRPr="00F265C5">
        <w:rPr>
          <w:color w:val="000000" w:themeColor="text1"/>
          <w:shd w:val="clear" w:color="auto" w:fill="FFFFFF"/>
        </w:rPr>
        <w:t xml:space="preserve"> DOI:</w:t>
      </w:r>
      <w:hyperlink r:id="rId30" w:tgtFrame="_blank" w:history="1">
        <w:r w:rsidR="003C2A53" w:rsidRPr="00F265C5">
          <w:rPr>
            <w:color w:val="000000" w:themeColor="text1"/>
            <w:shd w:val="clear" w:color="auto" w:fill="FFFFFF"/>
          </w:rPr>
          <w:t>10.1109/IROS.2013.6696368</w:t>
        </w:r>
      </w:hyperlink>
      <w:r w:rsidR="00C049AA">
        <w:rPr>
          <w:color w:val="000000" w:themeColor="text1"/>
          <w:shd w:val="clear" w:color="auto" w:fill="FFFFFF"/>
        </w:rPr>
        <w:t>.</w:t>
      </w:r>
    </w:p>
    <w:p w14:paraId="471B7C6C" w14:textId="022244F2" w:rsidR="003C2A53" w:rsidRPr="00F265C5" w:rsidRDefault="009D38AC" w:rsidP="00F265C5">
      <w:pPr>
        <w:spacing w:after="200"/>
        <w:ind w:firstLine="360"/>
        <w:rPr>
          <w:color w:val="000000" w:themeColor="text1"/>
          <w:shd w:val="clear" w:color="auto" w:fill="FFFFFF"/>
        </w:rPr>
      </w:pPr>
      <w:r>
        <w:rPr>
          <w:color w:val="000000" w:themeColor="text1"/>
          <w:shd w:val="clear" w:color="auto" w:fill="FFFFFF"/>
        </w:rPr>
        <w:t>[</w:t>
      </w:r>
      <w:r w:rsidR="00C508B0">
        <w:rPr>
          <w:color w:val="000000" w:themeColor="text1"/>
          <w:shd w:val="clear" w:color="auto" w:fill="FFFFFF"/>
        </w:rPr>
        <w:fldChar w:fldCharType="begin"/>
      </w:r>
      <w:r w:rsidR="00C508B0">
        <w:rPr>
          <w:color w:val="000000" w:themeColor="text1"/>
          <w:shd w:val="clear" w:color="auto" w:fill="FFFFFF"/>
        </w:rPr>
        <w:instrText xml:space="preserve"> REF ref18 \h </w:instrText>
      </w:r>
      <w:r w:rsidR="00C508B0">
        <w:rPr>
          <w:color w:val="000000" w:themeColor="text1"/>
          <w:shd w:val="clear" w:color="auto" w:fill="FFFFFF"/>
        </w:rPr>
      </w:r>
      <w:r w:rsidR="00C508B0">
        <w:rPr>
          <w:color w:val="000000" w:themeColor="text1"/>
          <w:shd w:val="clear" w:color="auto" w:fill="FFFFFF"/>
        </w:rPr>
        <w:fldChar w:fldCharType="separate"/>
      </w:r>
      <w:r w:rsidR="0053008A">
        <w:rPr>
          <w:bCs/>
          <w:caps/>
          <w:noProof/>
        </w:rPr>
        <w:t>7</w:t>
      </w:r>
      <w:r w:rsidR="00C508B0">
        <w:rPr>
          <w:color w:val="000000" w:themeColor="text1"/>
          <w:shd w:val="clear" w:color="auto" w:fill="FFFFFF"/>
        </w:rPr>
        <w:fldChar w:fldCharType="end"/>
      </w:r>
      <w:r>
        <w:rPr>
          <w:color w:val="000000" w:themeColor="text1"/>
          <w:shd w:val="clear" w:color="auto" w:fill="FFFFFF"/>
        </w:rPr>
        <w:t xml:space="preserve">] </w:t>
      </w:r>
      <w:r w:rsidR="003C2A53" w:rsidRPr="00F265C5">
        <w:rPr>
          <w:color w:val="000000" w:themeColor="text1"/>
          <w:shd w:val="clear" w:color="auto" w:fill="FFFFFF"/>
        </w:rPr>
        <w:t>Liu, H., and Wang, L. “Human Motion Prediction for Human-Robot Collaboration.” </w:t>
      </w:r>
      <w:r w:rsidR="003C2A53" w:rsidRPr="00F265C5">
        <w:rPr>
          <w:i/>
          <w:iCs/>
          <w:color w:val="000000" w:themeColor="text1"/>
          <w:shd w:val="clear" w:color="auto" w:fill="FFFFFF"/>
        </w:rPr>
        <w:t>Journal of Manufacturing Systems</w:t>
      </w:r>
      <w:r w:rsidR="003C2A53" w:rsidRPr="00F265C5">
        <w:rPr>
          <w:color w:val="000000" w:themeColor="text1"/>
          <w:shd w:val="clear" w:color="auto" w:fill="FFFFFF"/>
        </w:rPr>
        <w:t> Vol. 44 (2017): pp. 287–94. DOI:</w:t>
      </w:r>
      <w:hyperlink r:id="rId31" w:tgtFrame="_blank" w:history="1">
        <w:r w:rsidR="003C2A53" w:rsidRPr="00F265C5">
          <w:rPr>
            <w:color w:val="000000" w:themeColor="text1"/>
            <w:shd w:val="clear" w:color="auto" w:fill="FFFFFF"/>
          </w:rPr>
          <w:t>10.1016/J.JMSY.2017.04.009</w:t>
        </w:r>
      </w:hyperlink>
      <w:r w:rsidR="00C049AA">
        <w:rPr>
          <w:color w:val="000000" w:themeColor="text1"/>
          <w:shd w:val="clear" w:color="auto" w:fill="FFFFFF"/>
        </w:rPr>
        <w:t>.</w:t>
      </w:r>
    </w:p>
    <w:p w14:paraId="63F9AA89" w14:textId="01AFA7C8" w:rsidR="009B17EC" w:rsidRPr="004273A7" w:rsidRDefault="003C2A53" w:rsidP="00FC575B">
      <w:pPr>
        <w:pStyle w:val="BodyTextIndent"/>
        <w:spacing w:after="200"/>
        <w:rPr>
          <w:rStyle w:val="Hyperlink"/>
          <w:color w:val="000000" w:themeColor="text1"/>
          <w:shd w:val="clear" w:color="auto" w:fill="FFFFFF"/>
        </w:rPr>
      </w:pPr>
      <w:r w:rsidRPr="00F265C5">
        <w:rPr>
          <w:shd w:val="clear" w:color="auto" w:fill="FFFFFF"/>
        </w:rPr>
        <w:t>[</w:t>
      </w:r>
      <w:r w:rsidRPr="00F265C5">
        <w:rPr>
          <w:shd w:val="clear" w:color="auto" w:fill="FFFFFF"/>
        </w:rPr>
        <w:fldChar w:fldCharType="begin"/>
      </w:r>
      <w:r w:rsidRPr="00F265C5">
        <w:rPr>
          <w:shd w:val="clear" w:color="auto" w:fill="FFFFFF"/>
        </w:rPr>
        <w:instrText xml:space="preserve"> REF ref19 \h </w:instrText>
      </w:r>
      <w:r w:rsidRPr="00F265C5">
        <w:rPr>
          <w:shd w:val="clear" w:color="auto" w:fill="FFFFFF"/>
        </w:rPr>
      </w:r>
      <w:r w:rsidRPr="00F265C5">
        <w:rPr>
          <w:shd w:val="clear" w:color="auto" w:fill="FFFFFF"/>
        </w:rPr>
        <w:fldChar w:fldCharType="separate"/>
      </w:r>
      <w:r w:rsidR="0053008A">
        <w:rPr>
          <w:bCs/>
          <w:caps/>
          <w:noProof/>
        </w:rPr>
        <w:t>8</w:t>
      </w:r>
      <w:r w:rsidRPr="00F265C5">
        <w:rPr>
          <w:shd w:val="clear" w:color="auto" w:fill="FFFFFF"/>
        </w:rPr>
        <w:fldChar w:fldCharType="end"/>
      </w:r>
      <w:r w:rsidRPr="00F265C5">
        <w:rPr>
          <w:shd w:val="clear" w:color="auto" w:fill="FFFFFF"/>
        </w:rPr>
        <w:t xml:space="preserve">] Zhang, J., Liu, H., Chang, Q., Wang, L., Gao, R.X. “Recurrent Neural Network for Motion Trajectory Prediction in Human-Robot Collaborative Assembly.” </w:t>
      </w:r>
      <w:r w:rsidRPr="00F265C5">
        <w:rPr>
          <w:i/>
          <w:iCs/>
          <w:shd w:val="clear" w:color="auto" w:fill="FFFFFF"/>
        </w:rPr>
        <w:t>Cirp Annals-Manufacturing Technology</w:t>
      </w:r>
      <w:r w:rsidRPr="00F265C5">
        <w:rPr>
          <w:shd w:val="clear" w:color="auto" w:fill="FFFFFF"/>
        </w:rPr>
        <w:t xml:space="preserve"> Vol. 69 No. 1 (2020): pp. 9–12. </w:t>
      </w:r>
      <w:r>
        <w:rPr>
          <w:color w:val="000000" w:themeColor="text1"/>
          <w:shd w:val="clear" w:color="auto" w:fill="FFFFFF"/>
        </w:rPr>
        <w:t>DOI</w:t>
      </w:r>
      <w:r w:rsidRPr="006D4F36">
        <w:rPr>
          <w:color w:val="000000" w:themeColor="text1"/>
          <w:shd w:val="clear" w:color="auto" w:fill="FFFFFF"/>
        </w:rPr>
        <w:t>:</w:t>
      </w:r>
      <w:hyperlink r:id="rId32" w:tgtFrame="_blank" w:history="1">
        <w:r w:rsidRPr="00F265C5">
          <w:rPr>
            <w:shd w:val="clear" w:color="auto" w:fill="FFFFFF"/>
          </w:rPr>
          <w:t>10.1016/j.cirp.2018.04.066</w:t>
        </w:r>
      </w:hyperlink>
      <w:r w:rsidR="00C049AA">
        <w:rPr>
          <w:shd w:val="clear" w:color="auto" w:fill="FFFFFF"/>
        </w:rPr>
        <w:t>.</w:t>
      </w:r>
      <w:r w:rsidR="009B17EC" w:rsidRPr="009B17EC">
        <w:rPr>
          <w:color w:val="000000" w:themeColor="text1"/>
          <w:shd w:val="clear" w:color="auto" w:fill="FFFFFF"/>
        </w:rPr>
        <w:fldChar w:fldCharType="begin"/>
      </w:r>
      <w:r w:rsidR="009B17EC" w:rsidRPr="009B17EC">
        <w:rPr>
          <w:color w:val="000000" w:themeColor="text1"/>
          <w:shd w:val="clear" w:color="auto" w:fill="FFFFFF"/>
        </w:rPr>
        <w:instrText xml:space="preserve"> HYPERLINK "https://academic.microsoft.com/paper/3007287549/reference?showAllAuthors=1" </w:instrText>
      </w:r>
      <w:r w:rsidR="009B17EC" w:rsidRPr="009B17EC">
        <w:rPr>
          <w:color w:val="000000" w:themeColor="text1"/>
          <w:shd w:val="clear" w:color="auto" w:fill="FFFFFF"/>
        </w:rPr>
        <w:fldChar w:fldCharType="separate"/>
      </w:r>
    </w:p>
    <w:p w14:paraId="4578AECB" w14:textId="0F586C5E" w:rsidR="00446815" w:rsidRPr="004273A7" w:rsidRDefault="009B17EC" w:rsidP="00FC575B">
      <w:pPr>
        <w:shd w:val="clear" w:color="auto" w:fill="FFFFFF"/>
        <w:spacing w:after="200"/>
        <w:ind w:firstLine="360"/>
        <w:rPr>
          <w:shd w:val="clear" w:color="auto" w:fill="FFFFFF"/>
        </w:rPr>
      </w:pPr>
      <w:r w:rsidRPr="009B17EC">
        <w:rPr>
          <w:color w:val="000000" w:themeColor="text1"/>
          <w:shd w:val="clear" w:color="auto" w:fill="FFFFFF"/>
        </w:rPr>
        <w:fldChar w:fldCharType="end"/>
      </w:r>
      <w:r w:rsidR="00446815">
        <w:rPr>
          <w:color w:val="000000" w:themeColor="text1"/>
        </w:rPr>
        <w:t>[</w:t>
      </w:r>
      <w:r w:rsidR="00446815">
        <w:rPr>
          <w:color w:val="000000" w:themeColor="text1"/>
        </w:rPr>
        <w:fldChar w:fldCharType="begin"/>
      </w:r>
      <w:r w:rsidR="00446815">
        <w:rPr>
          <w:color w:val="000000" w:themeColor="text1"/>
        </w:rPr>
        <w:instrText xml:space="preserve"> REF ref21 \h </w:instrText>
      </w:r>
      <w:r w:rsidR="00446815">
        <w:rPr>
          <w:color w:val="000000" w:themeColor="text1"/>
        </w:rPr>
      </w:r>
      <w:r w:rsidR="00446815">
        <w:rPr>
          <w:color w:val="000000" w:themeColor="text1"/>
        </w:rPr>
        <w:fldChar w:fldCharType="separate"/>
      </w:r>
      <w:r w:rsidR="0053008A">
        <w:rPr>
          <w:bCs/>
          <w:caps/>
          <w:noProof/>
        </w:rPr>
        <w:t>9</w:t>
      </w:r>
      <w:r w:rsidR="00446815">
        <w:rPr>
          <w:color w:val="000000" w:themeColor="text1"/>
        </w:rPr>
        <w:fldChar w:fldCharType="end"/>
      </w:r>
      <w:r w:rsidR="00446815">
        <w:rPr>
          <w:color w:val="000000" w:themeColor="text1"/>
        </w:rPr>
        <w:t xml:space="preserve">] </w:t>
      </w:r>
      <w:r w:rsidR="00446815" w:rsidRPr="005C34E4">
        <w:rPr>
          <w:rStyle w:val="Hyperlink"/>
          <w:color w:val="000000" w:themeColor="text1"/>
          <w:kern w:val="0"/>
          <w:u w:val="none"/>
        </w:rPr>
        <w:t xml:space="preserve">Pellegrinelli, </w:t>
      </w:r>
      <w:r w:rsidR="00446815">
        <w:rPr>
          <w:rStyle w:val="Hyperlink"/>
          <w:color w:val="000000" w:themeColor="text1"/>
          <w:kern w:val="0"/>
          <w:u w:val="none"/>
        </w:rPr>
        <w:t>S.</w:t>
      </w:r>
      <w:r w:rsidR="00446815" w:rsidRPr="005C34E4">
        <w:rPr>
          <w:rStyle w:val="Hyperlink"/>
          <w:color w:val="000000" w:themeColor="text1"/>
          <w:kern w:val="0"/>
          <w:u w:val="none"/>
        </w:rPr>
        <w:t>, Moro,</w:t>
      </w:r>
      <w:r w:rsidR="00446815">
        <w:rPr>
          <w:rStyle w:val="Hyperlink"/>
          <w:color w:val="000000" w:themeColor="text1"/>
          <w:kern w:val="0"/>
          <w:u w:val="none"/>
        </w:rPr>
        <w:t xml:space="preserve"> F.L.,</w:t>
      </w:r>
      <w:r w:rsidR="00446815" w:rsidRPr="005C34E4">
        <w:rPr>
          <w:rStyle w:val="Hyperlink"/>
          <w:color w:val="000000" w:themeColor="text1"/>
          <w:kern w:val="0"/>
          <w:u w:val="none"/>
        </w:rPr>
        <w:t xml:space="preserve"> Pedrocchi,</w:t>
      </w:r>
      <w:r w:rsidR="00446815">
        <w:rPr>
          <w:rStyle w:val="Hyperlink"/>
          <w:color w:val="000000" w:themeColor="text1"/>
          <w:kern w:val="0"/>
          <w:u w:val="none"/>
        </w:rPr>
        <w:t xml:space="preserve"> N.,</w:t>
      </w:r>
      <w:r w:rsidR="00446815" w:rsidRPr="005C34E4">
        <w:rPr>
          <w:rStyle w:val="Hyperlink"/>
          <w:color w:val="000000" w:themeColor="text1"/>
          <w:kern w:val="0"/>
          <w:u w:val="none"/>
        </w:rPr>
        <w:t xml:space="preserve"> Tosatti,</w:t>
      </w:r>
      <w:r w:rsidR="00446815">
        <w:rPr>
          <w:rStyle w:val="Hyperlink"/>
          <w:color w:val="000000" w:themeColor="text1"/>
          <w:kern w:val="0"/>
          <w:u w:val="none"/>
        </w:rPr>
        <w:t xml:space="preserve"> L.M.,</w:t>
      </w:r>
      <w:r w:rsidR="00446815" w:rsidRPr="005C34E4">
        <w:rPr>
          <w:rStyle w:val="Hyperlink"/>
          <w:color w:val="000000" w:themeColor="text1"/>
          <w:kern w:val="0"/>
          <w:u w:val="none"/>
        </w:rPr>
        <w:t xml:space="preserve"> and Tolio</w:t>
      </w:r>
      <w:r w:rsidR="00446815">
        <w:rPr>
          <w:rStyle w:val="Hyperlink"/>
          <w:color w:val="000000" w:themeColor="text1"/>
          <w:kern w:val="0"/>
          <w:u w:val="none"/>
        </w:rPr>
        <w:t>, T.A.M</w:t>
      </w:r>
      <w:r w:rsidR="00446815" w:rsidRPr="005C34E4">
        <w:rPr>
          <w:rStyle w:val="Hyperlink"/>
          <w:color w:val="000000" w:themeColor="text1"/>
          <w:kern w:val="0"/>
          <w:u w:val="none"/>
        </w:rPr>
        <w:t>. “A Probabilistic Approach to Workspace Sharing for Human–</w:t>
      </w:r>
      <w:r w:rsidR="00611C67">
        <w:rPr>
          <w:rStyle w:val="Hyperlink"/>
          <w:color w:val="000000" w:themeColor="text1"/>
          <w:kern w:val="0"/>
          <w:u w:val="none"/>
        </w:rPr>
        <w:t>R</w:t>
      </w:r>
      <w:r w:rsidR="00611C67" w:rsidRPr="005C34E4">
        <w:rPr>
          <w:rStyle w:val="Hyperlink"/>
          <w:color w:val="000000" w:themeColor="text1"/>
          <w:kern w:val="0"/>
          <w:u w:val="none"/>
        </w:rPr>
        <w:t xml:space="preserve">obot </w:t>
      </w:r>
      <w:r w:rsidR="00446815" w:rsidRPr="005C34E4">
        <w:rPr>
          <w:rStyle w:val="Hyperlink"/>
          <w:color w:val="000000" w:themeColor="text1"/>
          <w:kern w:val="0"/>
          <w:u w:val="none"/>
        </w:rPr>
        <w:t xml:space="preserve">Cooperation in Assembly Tasks.” </w:t>
      </w:r>
      <w:r w:rsidR="00446815" w:rsidRPr="005A377D">
        <w:rPr>
          <w:rStyle w:val="Hyperlink"/>
          <w:i/>
          <w:iCs/>
          <w:color w:val="000000" w:themeColor="text1"/>
          <w:kern w:val="0"/>
          <w:u w:val="none"/>
        </w:rPr>
        <w:t>Cirp Annals-Manufacturing Technology</w:t>
      </w:r>
      <w:r w:rsidR="00446815" w:rsidRPr="005C34E4">
        <w:rPr>
          <w:rStyle w:val="Hyperlink"/>
          <w:color w:val="000000" w:themeColor="text1"/>
          <w:kern w:val="0"/>
          <w:u w:val="none"/>
        </w:rPr>
        <w:t xml:space="preserve"> </w:t>
      </w:r>
      <w:r w:rsidR="00AC7AD4">
        <w:rPr>
          <w:rStyle w:val="Hyperlink"/>
          <w:color w:val="000000" w:themeColor="text1"/>
          <w:kern w:val="0"/>
          <w:u w:val="none"/>
        </w:rPr>
        <w:t xml:space="preserve">Vol. </w:t>
      </w:r>
      <w:r w:rsidR="00446815" w:rsidRPr="005C34E4">
        <w:rPr>
          <w:rStyle w:val="Hyperlink"/>
          <w:color w:val="000000" w:themeColor="text1"/>
          <w:kern w:val="0"/>
          <w:u w:val="none"/>
        </w:rPr>
        <w:t xml:space="preserve">65 </w:t>
      </w:r>
      <w:r w:rsidR="00AC7AD4">
        <w:rPr>
          <w:rStyle w:val="Hyperlink"/>
          <w:color w:val="000000" w:themeColor="text1"/>
          <w:kern w:val="0"/>
          <w:u w:val="none"/>
        </w:rPr>
        <w:t xml:space="preserve">No. </w:t>
      </w:r>
      <w:r w:rsidR="00446815" w:rsidRPr="005C34E4">
        <w:rPr>
          <w:rStyle w:val="Hyperlink"/>
          <w:color w:val="000000" w:themeColor="text1"/>
          <w:kern w:val="0"/>
          <w:u w:val="none"/>
        </w:rPr>
        <w:t>1</w:t>
      </w:r>
      <w:r w:rsidR="00AC7AD4">
        <w:rPr>
          <w:rStyle w:val="Hyperlink"/>
          <w:color w:val="000000" w:themeColor="text1"/>
          <w:kern w:val="0"/>
          <w:u w:val="none"/>
        </w:rPr>
        <w:t xml:space="preserve"> (2016)</w:t>
      </w:r>
      <w:r w:rsidR="00446815" w:rsidRPr="005C34E4">
        <w:rPr>
          <w:rStyle w:val="Hyperlink"/>
          <w:color w:val="000000" w:themeColor="text1"/>
          <w:kern w:val="0"/>
          <w:u w:val="none"/>
        </w:rPr>
        <w:t xml:space="preserve">: </w:t>
      </w:r>
      <w:r w:rsidR="00AC7AD4">
        <w:rPr>
          <w:rStyle w:val="Hyperlink"/>
          <w:color w:val="000000" w:themeColor="text1"/>
          <w:kern w:val="0"/>
          <w:u w:val="none"/>
        </w:rPr>
        <w:t xml:space="preserve">pp. </w:t>
      </w:r>
      <w:r w:rsidR="00446815" w:rsidRPr="005C34E4">
        <w:rPr>
          <w:rStyle w:val="Hyperlink"/>
          <w:color w:val="000000" w:themeColor="text1"/>
          <w:kern w:val="0"/>
          <w:u w:val="none"/>
        </w:rPr>
        <w:t>57–60.</w:t>
      </w:r>
      <w:r w:rsidR="00446815">
        <w:rPr>
          <w:rStyle w:val="Hyperlink"/>
          <w:color w:val="000000" w:themeColor="text1"/>
          <w:kern w:val="0"/>
          <w:u w:val="none"/>
        </w:rPr>
        <w:t xml:space="preserve"> </w:t>
      </w:r>
      <w:r w:rsidR="00C300ED">
        <w:rPr>
          <w:rStyle w:val="Hyperlink"/>
          <w:color w:val="000000" w:themeColor="text1"/>
          <w:kern w:val="0"/>
          <w:u w:val="none"/>
        </w:rPr>
        <w:t>DOI</w:t>
      </w:r>
      <w:r w:rsidR="00446815">
        <w:rPr>
          <w:rStyle w:val="Hyperlink"/>
          <w:color w:val="000000" w:themeColor="text1"/>
          <w:kern w:val="0"/>
          <w:u w:val="none"/>
        </w:rPr>
        <w:t>:</w:t>
      </w:r>
      <w:r w:rsidR="00446815" w:rsidRPr="001E07E0">
        <w:rPr>
          <w:rStyle w:val="Hyperlink"/>
          <w:color w:val="000000" w:themeColor="text1"/>
          <w:kern w:val="0"/>
          <w:u w:val="none"/>
        </w:rPr>
        <w:t>10.1016/J.CIRP.2016.04.035</w:t>
      </w:r>
      <w:r w:rsidR="00C049AA">
        <w:rPr>
          <w:rStyle w:val="Hyperlink"/>
          <w:color w:val="000000" w:themeColor="text1"/>
          <w:kern w:val="0"/>
          <w:u w:val="none"/>
        </w:rPr>
        <w:t>.</w:t>
      </w:r>
    </w:p>
    <w:p w14:paraId="4DBB3A8E" w14:textId="233F8C7C" w:rsidR="00AF7EBE" w:rsidRPr="004273A7" w:rsidRDefault="003C2A53" w:rsidP="00FC575B">
      <w:pPr>
        <w:pStyle w:val="BodyTextIndent"/>
        <w:spacing w:after="200"/>
        <w:rPr>
          <w:shd w:val="clear" w:color="auto" w:fill="FFFFFF"/>
        </w:rPr>
      </w:pPr>
      <w:r w:rsidRPr="00F265C5">
        <w:rPr>
          <w:shd w:val="clear" w:color="auto" w:fill="FFFFFF"/>
        </w:rPr>
        <w:t>[</w:t>
      </w:r>
      <w:r w:rsidRPr="00F265C5">
        <w:rPr>
          <w:shd w:val="clear" w:color="auto" w:fill="FFFFFF"/>
        </w:rPr>
        <w:fldChar w:fldCharType="begin"/>
      </w:r>
      <w:r w:rsidRPr="00F265C5">
        <w:rPr>
          <w:shd w:val="clear" w:color="auto" w:fill="FFFFFF"/>
        </w:rPr>
        <w:instrText xml:space="preserve"> REF ref23 \h </w:instrText>
      </w:r>
      <w:r w:rsidRPr="00F265C5">
        <w:rPr>
          <w:shd w:val="clear" w:color="auto" w:fill="FFFFFF"/>
        </w:rPr>
      </w:r>
      <w:r w:rsidRPr="00F265C5">
        <w:rPr>
          <w:shd w:val="clear" w:color="auto" w:fill="FFFFFF"/>
        </w:rPr>
        <w:fldChar w:fldCharType="separate"/>
      </w:r>
      <w:r w:rsidR="0053008A">
        <w:rPr>
          <w:bCs/>
          <w:caps/>
          <w:noProof/>
        </w:rPr>
        <w:t>10</w:t>
      </w:r>
      <w:r w:rsidRPr="00F265C5">
        <w:rPr>
          <w:shd w:val="clear" w:color="auto" w:fill="FFFFFF"/>
        </w:rPr>
        <w:fldChar w:fldCharType="end"/>
      </w:r>
      <w:r w:rsidRPr="00F265C5">
        <w:rPr>
          <w:shd w:val="clear" w:color="auto" w:fill="FFFFFF"/>
        </w:rPr>
        <w:t xml:space="preserve">] Streitmatter, G., and Wiens, G.J. “Human-Robot Collaboration: A Predictive Collision Detection Approach for Operation Within Dynamic Environments.” </w:t>
      </w:r>
      <w:r w:rsidRPr="00F265C5">
        <w:rPr>
          <w:i/>
          <w:iCs/>
          <w:shd w:val="clear" w:color="auto" w:fill="FFFFFF"/>
        </w:rPr>
        <w:t>ASME International Symposium on Flexible Automation</w:t>
      </w:r>
      <w:r w:rsidRPr="00F265C5">
        <w:rPr>
          <w:shd w:val="clear" w:color="auto" w:fill="FFFFFF"/>
        </w:rPr>
        <w:t xml:space="preserve">. </w:t>
      </w:r>
      <w:r>
        <w:t>Online. July 8–9, 2020.</w:t>
      </w:r>
      <w:r w:rsidRPr="00F265C5">
        <w:rPr>
          <w:shd w:val="clear" w:color="auto" w:fill="FFFFFF"/>
        </w:rPr>
        <w:t xml:space="preserve"> DOI:10.1115/ISFA2020-9659</w:t>
      </w:r>
      <w:r w:rsidR="00C049AA">
        <w:rPr>
          <w:shd w:val="clear" w:color="auto" w:fill="FFFFFF"/>
        </w:rPr>
        <w:t>.</w:t>
      </w:r>
    </w:p>
    <w:p w14:paraId="3CFE7087" w14:textId="6C17B81A" w:rsidR="00004E0C" w:rsidRPr="005213F3" w:rsidRDefault="00534A38" w:rsidP="00FC575B">
      <w:pPr>
        <w:pStyle w:val="BodyTextIndent"/>
        <w:spacing w:after="200"/>
        <w:rPr>
          <w:color w:val="000000" w:themeColor="text1"/>
          <w:sz w:val="16"/>
          <w:szCs w:val="16"/>
          <w:shd w:val="clear" w:color="auto" w:fill="FFFFFF"/>
        </w:rPr>
      </w:pPr>
      <w:r w:rsidRPr="006D4F36">
        <w:rPr>
          <w:color w:val="000000" w:themeColor="text1"/>
          <w:kern w:val="0"/>
        </w:rPr>
        <w:t>[</w:t>
      </w:r>
      <w:r>
        <w:rPr>
          <w:color w:val="000000" w:themeColor="text1"/>
          <w:kern w:val="0"/>
        </w:rPr>
        <w:fldChar w:fldCharType="begin"/>
      </w:r>
      <w:r>
        <w:rPr>
          <w:color w:val="000000" w:themeColor="text1"/>
          <w:kern w:val="0"/>
        </w:rPr>
        <w:instrText xml:space="preserve"> REF ref2 \h  \* MERGEFORMAT </w:instrText>
      </w:r>
      <w:r>
        <w:rPr>
          <w:color w:val="000000" w:themeColor="text1"/>
          <w:kern w:val="0"/>
        </w:rPr>
      </w:r>
      <w:r>
        <w:rPr>
          <w:color w:val="000000" w:themeColor="text1"/>
          <w:kern w:val="0"/>
        </w:rPr>
        <w:fldChar w:fldCharType="separate"/>
      </w:r>
      <w:r w:rsidR="0053008A">
        <w:rPr>
          <w:noProof/>
          <w:kern w:val="0"/>
        </w:rPr>
        <w:t>11</w:t>
      </w:r>
      <w:r>
        <w:rPr>
          <w:color w:val="000000" w:themeColor="text1"/>
          <w:kern w:val="0"/>
        </w:rPr>
        <w:fldChar w:fldCharType="end"/>
      </w:r>
      <w:r w:rsidRPr="006D4F36">
        <w:rPr>
          <w:color w:val="000000" w:themeColor="text1"/>
          <w:kern w:val="0"/>
        </w:rPr>
        <w:t xml:space="preserve">] </w:t>
      </w:r>
      <w:r w:rsidRPr="00891452">
        <w:rPr>
          <w:color w:val="000000" w:themeColor="text1"/>
          <w:kern w:val="0"/>
        </w:rPr>
        <w:t>Coleman</w:t>
      </w:r>
      <w:r>
        <w:rPr>
          <w:color w:val="000000" w:themeColor="text1"/>
          <w:kern w:val="0"/>
        </w:rPr>
        <w:t>, D.</w:t>
      </w:r>
      <w:r w:rsidRPr="00891452">
        <w:rPr>
          <w:color w:val="000000" w:themeColor="text1"/>
          <w:kern w:val="0"/>
        </w:rPr>
        <w:t xml:space="preserve">, </w:t>
      </w:r>
      <w:r w:rsidRPr="006D4F36">
        <w:rPr>
          <w:color w:val="000000" w:themeColor="text1"/>
          <w:shd w:val="clear" w:color="auto" w:fill="FFFFFF"/>
        </w:rPr>
        <w:t>Șucan</w:t>
      </w:r>
      <w:r>
        <w:rPr>
          <w:color w:val="000000" w:themeColor="text1"/>
          <w:shd w:val="clear" w:color="auto" w:fill="FFFFFF"/>
        </w:rPr>
        <w:t>, I.A.</w:t>
      </w:r>
      <w:r w:rsidRPr="00891452">
        <w:rPr>
          <w:color w:val="000000" w:themeColor="text1"/>
          <w:kern w:val="0"/>
        </w:rPr>
        <w:t>, Chitta</w:t>
      </w:r>
      <w:r>
        <w:rPr>
          <w:color w:val="000000" w:themeColor="text1"/>
          <w:kern w:val="0"/>
        </w:rPr>
        <w:t>, S.</w:t>
      </w:r>
      <w:r w:rsidRPr="00891452">
        <w:rPr>
          <w:color w:val="000000" w:themeColor="text1"/>
          <w:kern w:val="0"/>
        </w:rPr>
        <w:t>, Correll</w:t>
      </w:r>
      <w:r>
        <w:rPr>
          <w:color w:val="000000" w:themeColor="text1"/>
          <w:kern w:val="0"/>
        </w:rPr>
        <w:t>, N.</w:t>
      </w:r>
      <w:r w:rsidRPr="00891452">
        <w:rPr>
          <w:color w:val="000000" w:themeColor="text1"/>
          <w:kern w:val="0"/>
        </w:rPr>
        <w:t xml:space="preserve"> </w:t>
      </w:r>
      <w:r w:rsidR="00406FF6">
        <w:rPr>
          <w:color w:val="000000" w:themeColor="text1"/>
          <w:kern w:val="0"/>
        </w:rPr>
        <w:t>“</w:t>
      </w:r>
      <w:r w:rsidRPr="00891452">
        <w:rPr>
          <w:color w:val="000000" w:themeColor="text1"/>
          <w:kern w:val="0"/>
        </w:rPr>
        <w:t>Reducing the Barrier to Entry of Complex Robotic Software: a MoveIt! Case Study</w:t>
      </w:r>
      <w:r w:rsidR="00406FF6">
        <w:rPr>
          <w:color w:val="000000" w:themeColor="text1"/>
          <w:kern w:val="0"/>
        </w:rPr>
        <w:t>.”</w:t>
      </w:r>
      <w:r w:rsidRPr="00891452">
        <w:rPr>
          <w:color w:val="000000" w:themeColor="text1"/>
          <w:kern w:val="0"/>
        </w:rPr>
        <w:t> </w:t>
      </w:r>
      <w:r w:rsidRPr="00891452">
        <w:rPr>
          <w:i/>
          <w:iCs/>
          <w:color w:val="000000" w:themeColor="text1"/>
          <w:kern w:val="0"/>
        </w:rPr>
        <w:t>Journal of Software Engineering for Robotics</w:t>
      </w:r>
      <w:r w:rsidR="00406FF6">
        <w:rPr>
          <w:color w:val="000000" w:themeColor="text1"/>
          <w:kern w:val="0"/>
        </w:rPr>
        <w:t xml:space="preserve"> Vol.</w:t>
      </w:r>
      <w:r w:rsidRPr="00891452">
        <w:rPr>
          <w:color w:val="000000" w:themeColor="text1"/>
          <w:kern w:val="0"/>
        </w:rPr>
        <w:t xml:space="preserve"> 5</w:t>
      </w:r>
      <w:r w:rsidR="00406FF6">
        <w:rPr>
          <w:color w:val="000000" w:themeColor="text1"/>
          <w:kern w:val="0"/>
        </w:rPr>
        <w:t xml:space="preserve"> No.</w:t>
      </w:r>
      <w:r w:rsidR="00477AA8">
        <w:rPr>
          <w:color w:val="000000" w:themeColor="text1"/>
          <w:kern w:val="0"/>
        </w:rPr>
        <w:t xml:space="preserve"> </w:t>
      </w:r>
      <w:r w:rsidRPr="00891452">
        <w:rPr>
          <w:color w:val="000000" w:themeColor="text1"/>
          <w:kern w:val="0"/>
        </w:rPr>
        <w:t>1</w:t>
      </w:r>
      <w:r w:rsidR="00147A4F">
        <w:rPr>
          <w:color w:val="000000" w:themeColor="text1"/>
          <w:kern w:val="0"/>
        </w:rPr>
        <w:t xml:space="preserve"> (</w:t>
      </w:r>
      <w:r w:rsidR="00147A4F" w:rsidRPr="00891452">
        <w:rPr>
          <w:color w:val="000000" w:themeColor="text1"/>
          <w:kern w:val="0"/>
        </w:rPr>
        <w:t>2014</w:t>
      </w:r>
      <w:r w:rsidR="00147A4F">
        <w:rPr>
          <w:color w:val="000000" w:themeColor="text1"/>
          <w:kern w:val="0"/>
        </w:rPr>
        <w:t>)</w:t>
      </w:r>
      <w:r w:rsidRPr="00891452">
        <w:rPr>
          <w:color w:val="000000" w:themeColor="text1"/>
          <w:kern w:val="0"/>
        </w:rPr>
        <w:t>:</w:t>
      </w:r>
      <w:r w:rsidR="00477AA8">
        <w:rPr>
          <w:color w:val="000000" w:themeColor="text1"/>
          <w:kern w:val="0"/>
        </w:rPr>
        <w:t xml:space="preserve"> pp. </w:t>
      </w:r>
      <w:r w:rsidRPr="00891452">
        <w:rPr>
          <w:color w:val="000000" w:themeColor="text1"/>
          <w:kern w:val="0"/>
        </w:rPr>
        <w:t>3–16.</w:t>
      </w:r>
      <w:r>
        <w:rPr>
          <w:color w:val="000000" w:themeColor="text1"/>
          <w:kern w:val="0"/>
        </w:rPr>
        <w:t xml:space="preserve"> </w:t>
      </w:r>
      <w:r w:rsidR="005416C6">
        <w:rPr>
          <w:color w:val="000000" w:themeColor="text1"/>
          <w:kern w:val="0"/>
        </w:rPr>
        <w:br/>
      </w:r>
      <w:r w:rsidR="00147A4F">
        <w:rPr>
          <w:color w:val="000000" w:themeColor="text1"/>
          <w:kern w:val="0"/>
        </w:rPr>
        <w:t>DOI</w:t>
      </w:r>
      <w:r w:rsidRPr="0013462E">
        <w:rPr>
          <w:color w:val="000000" w:themeColor="text1"/>
          <w:kern w:val="0"/>
        </w:rPr>
        <w:t>:</w:t>
      </w:r>
      <w:hyperlink r:id="rId33" w:history="1">
        <w:r w:rsidRPr="00891452">
          <w:rPr>
            <w:rStyle w:val="Hyperlink"/>
            <w:color w:val="000000" w:themeColor="text1"/>
            <w:kern w:val="0"/>
            <w:u w:val="none"/>
          </w:rPr>
          <w:t>10.6092/JOSER_2014_05_01_p3</w:t>
        </w:r>
      </w:hyperlink>
      <w:r w:rsidRPr="00891452">
        <w:rPr>
          <w:color w:val="000000" w:themeColor="text1"/>
          <w:kern w:val="0"/>
        </w:rPr>
        <w:t>.</w:t>
      </w:r>
    </w:p>
    <w:p w14:paraId="405915B6" w14:textId="38CC3201" w:rsidR="00161A21" w:rsidRDefault="00004E0C" w:rsidP="00FC575B">
      <w:pPr>
        <w:pStyle w:val="BodyTextIndent"/>
        <w:spacing w:after="200"/>
        <w:rPr>
          <w:shd w:val="clear" w:color="auto" w:fill="FFFFFF"/>
        </w:rPr>
      </w:pPr>
      <w:r w:rsidRPr="006D4F36">
        <w:rPr>
          <w:color w:val="000000" w:themeColor="text1"/>
          <w:sz w:val="21"/>
          <w:szCs w:val="21"/>
        </w:rPr>
        <w:t>[</w:t>
      </w:r>
      <w:r>
        <w:rPr>
          <w:color w:val="000000" w:themeColor="text1"/>
          <w:sz w:val="21"/>
          <w:szCs w:val="21"/>
        </w:rPr>
        <w:fldChar w:fldCharType="begin"/>
      </w:r>
      <w:r>
        <w:rPr>
          <w:color w:val="000000" w:themeColor="text1"/>
          <w:sz w:val="21"/>
          <w:szCs w:val="21"/>
        </w:rPr>
        <w:instrText xml:space="preserve"> REF ref27 \h </w:instrText>
      </w:r>
      <w:r>
        <w:rPr>
          <w:color w:val="000000" w:themeColor="text1"/>
          <w:sz w:val="21"/>
          <w:szCs w:val="21"/>
        </w:rPr>
      </w:r>
      <w:r>
        <w:rPr>
          <w:color w:val="000000" w:themeColor="text1"/>
          <w:sz w:val="21"/>
          <w:szCs w:val="21"/>
        </w:rPr>
        <w:fldChar w:fldCharType="separate"/>
      </w:r>
      <w:r w:rsidR="0053008A">
        <w:rPr>
          <w:noProof/>
          <w:kern w:val="0"/>
        </w:rPr>
        <w:t>12</w:t>
      </w:r>
      <w:r>
        <w:rPr>
          <w:color w:val="000000" w:themeColor="text1"/>
          <w:sz w:val="21"/>
          <w:szCs w:val="21"/>
        </w:rPr>
        <w:fldChar w:fldCharType="end"/>
      </w:r>
      <w:r w:rsidRPr="006D4F36">
        <w:rPr>
          <w:color w:val="000000" w:themeColor="text1"/>
          <w:sz w:val="21"/>
          <w:szCs w:val="21"/>
        </w:rPr>
        <w:t xml:space="preserve">] </w:t>
      </w:r>
      <w:r w:rsidR="00E71038" w:rsidRPr="00105E82">
        <w:rPr>
          <w:i/>
          <w:iCs/>
          <w:color w:val="000000" w:themeColor="text1"/>
          <w:sz w:val="21"/>
          <w:szCs w:val="21"/>
        </w:rPr>
        <w:t>e.Do Technical Sheet</w:t>
      </w:r>
      <w:r w:rsidR="006C1271">
        <w:rPr>
          <w:i/>
          <w:iCs/>
          <w:color w:val="000000" w:themeColor="text1"/>
          <w:sz w:val="21"/>
          <w:szCs w:val="21"/>
        </w:rPr>
        <w:t>.</w:t>
      </w:r>
      <w:r w:rsidR="00E71038" w:rsidRPr="006D4F36">
        <w:rPr>
          <w:color w:val="000000" w:themeColor="text1"/>
          <w:sz w:val="21"/>
          <w:szCs w:val="21"/>
        </w:rPr>
        <w:t xml:space="preserve"> </w:t>
      </w:r>
      <w:r w:rsidRPr="006D4F36">
        <w:rPr>
          <w:color w:val="000000" w:themeColor="text1"/>
          <w:sz w:val="21"/>
          <w:szCs w:val="21"/>
        </w:rPr>
        <w:t>Comau S.p.A. (2017).</w:t>
      </w:r>
    </w:p>
    <w:p w14:paraId="7BF42157" w14:textId="75628B58" w:rsidR="00534A38" w:rsidRPr="00493F54" w:rsidRDefault="00425B61" w:rsidP="00FC575B">
      <w:pPr>
        <w:pStyle w:val="BodyTextIndent"/>
        <w:spacing w:after="200"/>
        <w:rPr>
          <w:color w:val="000000" w:themeColor="text1"/>
          <w:shd w:val="clear" w:color="auto" w:fill="FFFFFF"/>
        </w:rPr>
      </w:pPr>
      <w:r w:rsidRPr="00425B61">
        <w:rPr>
          <w:shd w:val="clear" w:color="auto" w:fill="FFFFFF"/>
        </w:rPr>
        <w:t>[</w:t>
      </w:r>
      <w:r w:rsidRPr="00425B61">
        <w:rPr>
          <w:shd w:val="clear" w:color="auto" w:fill="FFFFFF"/>
        </w:rPr>
        <w:fldChar w:fldCharType="begin"/>
      </w:r>
      <w:r w:rsidRPr="00425B61">
        <w:rPr>
          <w:shd w:val="clear" w:color="auto" w:fill="FFFFFF"/>
        </w:rPr>
        <w:instrText xml:space="preserve"> REF ref6 \h  \* MERGEFORMAT </w:instrText>
      </w:r>
      <w:r w:rsidRPr="00425B61">
        <w:rPr>
          <w:shd w:val="clear" w:color="auto" w:fill="FFFFFF"/>
        </w:rPr>
      </w:r>
      <w:r w:rsidRPr="00425B61">
        <w:rPr>
          <w:shd w:val="clear" w:color="auto" w:fill="FFFFFF"/>
        </w:rPr>
        <w:fldChar w:fldCharType="separate"/>
      </w:r>
      <w:ins w:id="93" w:author="Flowers,Jared" w:date="2021-03-20T21:27:00Z">
        <w:r w:rsidR="0053008A" w:rsidRPr="0053008A">
          <w:rPr>
            <w:shd w:val="clear" w:color="auto" w:fill="FFFFFF"/>
            <w:rPrChange w:id="94" w:author="Flowers,Jared" w:date="2021-03-20T21:27:00Z">
              <w:rPr>
                <w:noProof/>
                <w:kern w:val="0"/>
              </w:rPr>
            </w:rPrChange>
          </w:rPr>
          <w:t>13</w:t>
        </w:r>
      </w:ins>
      <w:del w:id="95" w:author="Flowers,Jared" w:date="2021-03-20T21:27:00Z">
        <w:r w:rsidR="005548FC" w:rsidRPr="00702E0F" w:rsidDel="0053008A">
          <w:rPr>
            <w:shd w:val="clear" w:color="auto" w:fill="FFFFFF"/>
          </w:rPr>
          <w:delText>13</w:delText>
        </w:r>
      </w:del>
      <w:r w:rsidRPr="00425B61">
        <w:rPr>
          <w:shd w:val="clear" w:color="auto" w:fill="FFFFFF"/>
        </w:rPr>
        <w:fldChar w:fldCharType="end"/>
      </w:r>
      <w:r w:rsidRPr="00425B61">
        <w:rPr>
          <w:shd w:val="clear" w:color="auto" w:fill="FFFFFF"/>
        </w:rPr>
        <w:t>]</w:t>
      </w:r>
      <w:r w:rsidR="00851052">
        <w:rPr>
          <w:shd w:val="clear" w:color="auto" w:fill="FFFFFF"/>
        </w:rPr>
        <w:t xml:space="preserve"> Pan</w:t>
      </w:r>
      <w:r w:rsidRPr="00425B61">
        <w:rPr>
          <w:shd w:val="clear" w:color="auto" w:fill="FFFFFF"/>
        </w:rPr>
        <w:t xml:space="preserve">, </w:t>
      </w:r>
      <w:r w:rsidR="00851052" w:rsidRPr="00425B61">
        <w:rPr>
          <w:shd w:val="clear" w:color="auto" w:fill="FFFFFF"/>
        </w:rPr>
        <w:t>J</w:t>
      </w:r>
      <w:r w:rsidR="00851052">
        <w:rPr>
          <w:shd w:val="clear" w:color="auto" w:fill="FFFFFF"/>
        </w:rPr>
        <w:t>.</w:t>
      </w:r>
      <w:r w:rsidRPr="00425B61">
        <w:rPr>
          <w:shd w:val="clear" w:color="auto" w:fill="FFFFFF"/>
        </w:rPr>
        <w:t>, Chitta,</w:t>
      </w:r>
      <w:r w:rsidR="008156EB">
        <w:rPr>
          <w:shd w:val="clear" w:color="auto" w:fill="FFFFFF"/>
        </w:rPr>
        <w:t xml:space="preserve"> S.,</w:t>
      </w:r>
      <w:r w:rsidRPr="00425B61">
        <w:rPr>
          <w:shd w:val="clear" w:color="auto" w:fill="FFFFFF"/>
        </w:rPr>
        <w:t xml:space="preserve"> and Manocha</w:t>
      </w:r>
      <w:r w:rsidR="008156EB">
        <w:rPr>
          <w:shd w:val="clear" w:color="auto" w:fill="FFFFFF"/>
        </w:rPr>
        <w:t>, D</w:t>
      </w:r>
      <w:r w:rsidRPr="00425B61">
        <w:rPr>
          <w:shd w:val="clear" w:color="auto" w:fill="FFFFFF"/>
        </w:rPr>
        <w:t xml:space="preserve">. “FCL: A </w:t>
      </w:r>
      <w:r w:rsidR="00715401" w:rsidRPr="00425B61">
        <w:rPr>
          <w:shd w:val="clear" w:color="auto" w:fill="FFFFFF"/>
        </w:rPr>
        <w:t>General-Purpose</w:t>
      </w:r>
      <w:r w:rsidRPr="00425B61">
        <w:rPr>
          <w:shd w:val="clear" w:color="auto" w:fill="FFFFFF"/>
        </w:rPr>
        <w:t xml:space="preserve"> Library for Collision and Proximity Queries.” </w:t>
      </w:r>
      <w:r w:rsidRPr="005A377D">
        <w:rPr>
          <w:i/>
          <w:iCs/>
          <w:shd w:val="clear" w:color="auto" w:fill="FFFFFF"/>
        </w:rPr>
        <w:t xml:space="preserve">IEEE </w:t>
      </w:r>
      <w:r w:rsidR="00F05D27" w:rsidRPr="00F05D27">
        <w:t xml:space="preserve"> </w:t>
      </w:r>
      <w:r w:rsidR="00F05D27" w:rsidRPr="00F05D27">
        <w:rPr>
          <w:i/>
          <w:iCs/>
          <w:shd w:val="clear" w:color="auto" w:fill="FFFFFF"/>
        </w:rPr>
        <w:t>Int</w:t>
      </w:r>
      <w:r w:rsidR="00E50935">
        <w:rPr>
          <w:i/>
          <w:iCs/>
          <w:shd w:val="clear" w:color="auto" w:fill="FFFFFF"/>
        </w:rPr>
        <w:t>ernational</w:t>
      </w:r>
      <w:r w:rsidR="00F05D27" w:rsidRPr="00F05D27">
        <w:rPr>
          <w:i/>
          <w:iCs/>
          <w:shd w:val="clear" w:color="auto" w:fill="FFFFFF"/>
        </w:rPr>
        <w:t xml:space="preserve"> Conf</w:t>
      </w:r>
      <w:r w:rsidR="00E50935">
        <w:rPr>
          <w:i/>
          <w:iCs/>
          <w:shd w:val="clear" w:color="auto" w:fill="FFFFFF"/>
        </w:rPr>
        <w:t>erence</w:t>
      </w:r>
      <w:r w:rsidR="00F05D27" w:rsidRPr="00F05D27">
        <w:rPr>
          <w:i/>
          <w:iCs/>
          <w:shd w:val="clear" w:color="auto" w:fill="FFFFFF"/>
        </w:rPr>
        <w:t xml:space="preserve"> on Robotics and Automation</w:t>
      </w:r>
      <w:r w:rsidR="00505B78">
        <w:rPr>
          <w:shd w:val="clear" w:color="auto" w:fill="FFFFFF"/>
        </w:rPr>
        <w:t>:</w:t>
      </w:r>
      <w:r w:rsidRPr="00425B61">
        <w:rPr>
          <w:shd w:val="clear" w:color="auto" w:fill="FFFFFF"/>
        </w:rPr>
        <w:t xml:space="preserve"> </w:t>
      </w:r>
      <w:r w:rsidR="00505B78">
        <w:rPr>
          <w:shd w:val="clear" w:color="auto" w:fill="FFFFFF"/>
        </w:rPr>
        <w:t xml:space="preserve">pp. </w:t>
      </w:r>
      <w:r w:rsidRPr="00425B61">
        <w:rPr>
          <w:shd w:val="clear" w:color="auto" w:fill="FFFFFF"/>
        </w:rPr>
        <w:t>3859–</w:t>
      </w:r>
      <w:r w:rsidR="004E1C28">
        <w:rPr>
          <w:shd w:val="clear" w:color="auto" w:fill="FFFFFF"/>
        </w:rPr>
        <w:t>38</w:t>
      </w:r>
      <w:r w:rsidRPr="00425B61">
        <w:rPr>
          <w:shd w:val="clear" w:color="auto" w:fill="FFFFFF"/>
        </w:rPr>
        <w:t xml:space="preserve">66. </w:t>
      </w:r>
      <w:r w:rsidR="004E1C28">
        <w:t>Saint Paul, MN, 2012</w:t>
      </w:r>
      <w:r w:rsidR="006A4E8B">
        <w:t>.</w:t>
      </w:r>
      <w:r w:rsidR="004E1C28" w:rsidRPr="00425B61" w:rsidDel="006C1271">
        <w:rPr>
          <w:shd w:val="clear" w:color="auto" w:fill="FFFFFF"/>
        </w:rPr>
        <w:t xml:space="preserve"> </w:t>
      </w:r>
      <w:r w:rsidR="006C1271">
        <w:rPr>
          <w:shd w:val="clear" w:color="auto" w:fill="FFFFFF"/>
        </w:rPr>
        <w:t>DOI</w:t>
      </w:r>
      <w:r w:rsidRPr="00425B61">
        <w:rPr>
          <w:shd w:val="clear" w:color="auto" w:fill="FFFFFF"/>
        </w:rPr>
        <w:t>:</w:t>
      </w:r>
      <w:hyperlink r:id="rId34" w:tgtFrame="_blank" w:history="1">
        <w:r w:rsidRPr="00425B61">
          <w:rPr>
            <w:shd w:val="clear" w:color="auto" w:fill="FFFFFF"/>
          </w:rPr>
          <w:t>10.1177/0278364911406761</w:t>
        </w:r>
      </w:hyperlink>
      <w:r w:rsidR="00C049AA">
        <w:rPr>
          <w:shd w:val="clear" w:color="auto" w:fill="FFFFFF"/>
        </w:rPr>
        <w:t>.</w:t>
      </w:r>
    </w:p>
    <w:p w14:paraId="59C04BAB" w14:textId="51897BC9" w:rsidR="00D757AA" w:rsidRPr="00493F54" w:rsidRDefault="00D757AA" w:rsidP="005A377D">
      <w:pPr>
        <w:pStyle w:val="BodyTextIndent"/>
        <w:spacing w:after="240"/>
        <w:rPr>
          <w:color w:val="000000" w:themeColor="text1"/>
          <w:shd w:val="clear" w:color="auto" w:fill="FFFFFF"/>
        </w:rPr>
      </w:pPr>
      <w:r w:rsidRPr="006D4F36">
        <w:rPr>
          <w:color w:val="000000" w:themeColor="text1"/>
          <w:shd w:val="clear" w:color="auto" w:fill="FFFFFF"/>
        </w:rPr>
        <w:t>[</w:t>
      </w:r>
      <w:r>
        <w:rPr>
          <w:color w:val="000000" w:themeColor="text1"/>
          <w:shd w:val="clear" w:color="auto" w:fill="FFFFFF"/>
        </w:rPr>
        <w:fldChar w:fldCharType="begin"/>
      </w:r>
      <w:r>
        <w:rPr>
          <w:color w:val="000000" w:themeColor="text1"/>
          <w:shd w:val="clear" w:color="auto" w:fill="FFFFFF"/>
        </w:rPr>
        <w:instrText xml:space="preserve"> REF ref7 \h </w:instrText>
      </w:r>
      <w:r>
        <w:rPr>
          <w:color w:val="000000" w:themeColor="text1"/>
          <w:shd w:val="clear" w:color="auto" w:fill="FFFFFF"/>
        </w:rPr>
      </w:r>
      <w:r>
        <w:rPr>
          <w:color w:val="000000" w:themeColor="text1"/>
          <w:shd w:val="clear" w:color="auto" w:fill="FFFFFF"/>
        </w:rPr>
        <w:fldChar w:fldCharType="separate"/>
      </w:r>
      <w:r w:rsidR="0053008A">
        <w:rPr>
          <w:noProof/>
          <w:kern w:val="0"/>
        </w:rPr>
        <w:t>14</w:t>
      </w:r>
      <w:r>
        <w:rPr>
          <w:color w:val="000000" w:themeColor="text1"/>
          <w:shd w:val="clear" w:color="auto" w:fill="FFFFFF"/>
        </w:rPr>
        <w:fldChar w:fldCharType="end"/>
      </w:r>
      <w:r w:rsidRPr="006D4F36">
        <w:rPr>
          <w:color w:val="000000" w:themeColor="text1"/>
          <w:shd w:val="clear" w:color="auto" w:fill="FFFFFF"/>
        </w:rPr>
        <w:t>] Șucan</w:t>
      </w:r>
      <w:r>
        <w:rPr>
          <w:color w:val="000000" w:themeColor="text1"/>
          <w:shd w:val="clear" w:color="auto" w:fill="FFFFFF"/>
        </w:rPr>
        <w:t>, I.A.</w:t>
      </w:r>
      <w:r w:rsidRPr="006D4F36">
        <w:rPr>
          <w:color w:val="000000" w:themeColor="text1"/>
          <w:shd w:val="clear" w:color="auto" w:fill="FFFFFF"/>
        </w:rPr>
        <w:t>, Moll</w:t>
      </w:r>
      <w:r>
        <w:rPr>
          <w:color w:val="000000" w:themeColor="text1"/>
          <w:shd w:val="clear" w:color="auto" w:fill="FFFFFF"/>
        </w:rPr>
        <w:t>, M.</w:t>
      </w:r>
      <w:r w:rsidRPr="006D4F36">
        <w:rPr>
          <w:color w:val="000000" w:themeColor="text1"/>
          <w:shd w:val="clear" w:color="auto" w:fill="FFFFFF"/>
        </w:rPr>
        <w:t>, Kavraki,</w:t>
      </w:r>
      <w:r>
        <w:rPr>
          <w:color w:val="000000" w:themeColor="text1"/>
          <w:shd w:val="clear" w:color="auto" w:fill="FFFFFF"/>
        </w:rPr>
        <w:t xml:space="preserve"> L.E.</w:t>
      </w:r>
      <w:r w:rsidRPr="006D4F36">
        <w:rPr>
          <w:color w:val="000000" w:themeColor="text1"/>
          <w:shd w:val="clear" w:color="auto" w:fill="FFFFFF"/>
        </w:rPr>
        <w:t xml:space="preserve"> </w:t>
      </w:r>
      <w:r w:rsidR="007271AE">
        <w:rPr>
          <w:color w:val="000000" w:themeColor="text1"/>
          <w:shd w:val="clear" w:color="auto" w:fill="FFFFFF"/>
        </w:rPr>
        <w:t>“</w:t>
      </w:r>
      <w:r w:rsidRPr="006D4F36">
        <w:rPr>
          <w:color w:val="000000" w:themeColor="text1"/>
          <w:shd w:val="clear" w:color="auto" w:fill="FFFFFF"/>
        </w:rPr>
        <w:t>The Open Motion Planning Library</w:t>
      </w:r>
      <w:r w:rsidR="007271AE">
        <w:rPr>
          <w:color w:val="000000" w:themeColor="text1"/>
          <w:shd w:val="clear" w:color="auto" w:fill="FFFFFF"/>
        </w:rPr>
        <w:t>.”</w:t>
      </w:r>
      <w:r w:rsidRPr="006D4F36">
        <w:rPr>
          <w:color w:val="000000" w:themeColor="text1"/>
          <w:shd w:val="clear" w:color="auto" w:fill="FFFFFF"/>
        </w:rPr>
        <w:t> </w:t>
      </w:r>
      <w:r w:rsidRPr="006D4F36">
        <w:rPr>
          <w:i/>
          <w:iCs/>
          <w:color w:val="000000" w:themeColor="text1"/>
          <w:shd w:val="clear" w:color="auto" w:fill="FFFFFF"/>
        </w:rPr>
        <w:t>IEEE Robotics &amp; Automation Magazine</w:t>
      </w:r>
      <w:r w:rsidRPr="006D4F36">
        <w:rPr>
          <w:color w:val="000000" w:themeColor="text1"/>
          <w:shd w:val="clear" w:color="auto" w:fill="FFFFFF"/>
        </w:rPr>
        <w:t> </w:t>
      </w:r>
      <w:r w:rsidR="007271AE">
        <w:rPr>
          <w:color w:val="000000" w:themeColor="text1"/>
          <w:shd w:val="clear" w:color="auto" w:fill="FFFFFF"/>
        </w:rPr>
        <w:t xml:space="preserve">Vol. </w:t>
      </w:r>
      <w:r w:rsidRPr="006D4F36">
        <w:rPr>
          <w:color w:val="000000" w:themeColor="text1"/>
          <w:shd w:val="clear" w:color="auto" w:fill="FFFFFF"/>
        </w:rPr>
        <w:t>19</w:t>
      </w:r>
      <w:r w:rsidR="007271AE">
        <w:rPr>
          <w:color w:val="000000" w:themeColor="text1"/>
          <w:shd w:val="clear" w:color="auto" w:fill="FFFFFF"/>
        </w:rPr>
        <w:t xml:space="preserve"> No. </w:t>
      </w:r>
      <w:r w:rsidRPr="006D4F36">
        <w:rPr>
          <w:color w:val="000000" w:themeColor="text1"/>
          <w:shd w:val="clear" w:color="auto" w:fill="FFFFFF"/>
        </w:rPr>
        <w:t>4</w:t>
      </w:r>
      <w:r w:rsidR="002B757A">
        <w:rPr>
          <w:color w:val="000000" w:themeColor="text1"/>
          <w:shd w:val="clear" w:color="auto" w:fill="FFFFFF"/>
        </w:rPr>
        <w:t xml:space="preserve"> (2012)</w:t>
      </w:r>
      <w:r w:rsidRPr="006D4F36">
        <w:rPr>
          <w:color w:val="000000" w:themeColor="text1"/>
          <w:shd w:val="clear" w:color="auto" w:fill="FFFFFF"/>
        </w:rPr>
        <w:t>:</w:t>
      </w:r>
      <w:r w:rsidR="007271AE">
        <w:rPr>
          <w:color w:val="000000" w:themeColor="text1"/>
          <w:shd w:val="clear" w:color="auto" w:fill="FFFFFF"/>
        </w:rPr>
        <w:t xml:space="preserve"> pp. </w:t>
      </w:r>
      <w:r w:rsidRPr="006D4F36">
        <w:rPr>
          <w:color w:val="000000" w:themeColor="text1"/>
          <w:shd w:val="clear" w:color="auto" w:fill="FFFFFF"/>
        </w:rPr>
        <w:t>72–82.</w:t>
      </w:r>
      <w:r w:rsidR="00964598">
        <w:rPr>
          <w:color w:val="000000" w:themeColor="text1"/>
          <w:shd w:val="clear" w:color="auto" w:fill="FFFFFF"/>
        </w:rPr>
        <w:t xml:space="preserve"> </w:t>
      </w:r>
      <w:r w:rsidR="00D9046C">
        <w:rPr>
          <w:rStyle w:val="Hyperlink"/>
          <w:color w:val="auto"/>
          <w:u w:val="none"/>
          <w:shd w:val="clear" w:color="auto" w:fill="FFFFFF"/>
        </w:rPr>
        <w:t>DOI</w:t>
      </w:r>
      <w:r w:rsidR="00D9046C" w:rsidRPr="00AC3DFE">
        <w:rPr>
          <w:rStyle w:val="Hyperlink"/>
          <w:color w:val="auto"/>
          <w:u w:val="none"/>
          <w:shd w:val="clear" w:color="auto" w:fill="FFFFFF"/>
        </w:rPr>
        <w:t>:</w:t>
      </w:r>
      <w:r w:rsidR="00D9046C" w:rsidRPr="00330CD0">
        <w:rPr>
          <w:rStyle w:val="Hyperlink"/>
          <w:color w:val="auto"/>
          <w:u w:val="none"/>
          <w:shd w:val="clear" w:color="auto" w:fill="FFFFFF"/>
        </w:rPr>
        <w:t>10.1109/MRA.2012.2205651</w:t>
      </w:r>
      <w:r w:rsidR="00964598">
        <w:rPr>
          <w:rStyle w:val="Hyperlink"/>
          <w:color w:val="auto"/>
          <w:u w:val="none"/>
          <w:shd w:val="clear" w:color="auto" w:fill="FFFFFF"/>
        </w:rPr>
        <w:t>.</w:t>
      </w:r>
      <w:r w:rsidR="00964598">
        <w:t xml:space="preserve"> </w:t>
      </w:r>
      <w:hyperlink r:id="rId35" w:history="1">
        <w:r w:rsidR="00964598" w:rsidRPr="005A377D">
          <w:rPr>
            <w:color w:val="000000" w:themeColor="text1"/>
          </w:rPr>
          <w:t>https://ompl.kavrakilab.org</w:t>
        </w:r>
      </w:hyperlink>
      <w:r w:rsidR="00964598" w:rsidRPr="005A377D">
        <w:rPr>
          <w:color w:val="000000" w:themeColor="text1"/>
        </w:rPr>
        <w:t>.</w:t>
      </w:r>
      <w:r w:rsidRPr="005A377D">
        <w:rPr>
          <w:color w:val="000000" w:themeColor="text1"/>
          <w:shd w:val="clear" w:color="auto" w:fill="FFFFFF"/>
        </w:rPr>
        <w:t xml:space="preserve"> </w:t>
      </w:r>
    </w:p>
    <w:p w14:paraId="142894D4" w14:textId="02D85F23" w:rsidR="007A144B" w:rsidRPr="00493F54" w:rsidRDefault="00443EEE" w:rsidP="00FC575B">
      <w:pPr>
        <w:pStyle w:val="BodyTextIndent"/>
        <w:spacing w:after="200"/>
        <w:rPr>
          <w:color w:val="000000" w:themeColor="text1"/>
          <w:shd w:val="clear" w:color="auto" w:fill="FFFFFF"/>
        </w:rPr>
      </w:pPr>
      <w:r w:rsidRPr="006D4F36">
        <w:rPr>
          <w:color w:val="000000" w:themeColor="text1"/>
        </w:rPr>
        <w:t>[</w:t>
      </w:r>
      <w:r w:rsidR="00CE082C">
        <w:rPr>
          <w:color w:val="000000" w:themeColor="text1"/>
        </w:rPr>
        <w:fldChar w:fldCharType="begin"/>
      </w:r>
      <w:r w:rsidR="00CE082C">
        <w:rPr>
          <w:color w:val="000000" w:themeColor="text1"/>
        </w:rPr>
        <w:instrText xml:space="preserve"> REF ref28 \h </w:instrText>
      </w:r>
      <w:r w:rsidR="00CE082C">
        <w:rPr>
          <w:color w:val="000000" w:themeColor="text1"/>
        </w:rPr>
      </w:r>
      <w:r w:rsidR="00CE082C">
        <w:rPr>
          <w:color w:val="000000" w:themeColor="text1"/>
        </w:rPr>
        <w:fldChar w:fldCharType="separate"/>
      </w:r>
      <w:r w:rsidR="0053008A">
        <w:rPr>
          <w:noProof/>
          <w:kern w:val="0"/>
        </w:rPr>
        <w:t>15</w:t>
      </w:r>
      <w:r w:rsidR="00CE082C">
        <w:rPr>
          <w:color w:val="000000" w:themeColor="text1"/>
        </w:rPr>
        <w:fldChar w:fldCharType="end"/>
      </w:r>
      <w:r w:rsidRPr="006D4F36">
        <w:rPr>
          <w:color w:val="000000" w:themeColor="text1"/>
        </w:rPr>
        <w:t xml:space="preserve">] </w:t>
      </w:r>
      <w:r w:rsidR="00AF7EBE" w:rsidRPr="006D4F36">
        <w:rPr>
          <w:color w:val="000000" w:themeColor="text1"/>
        </w:rPr>
        <w:t xml:space="preserve">LaValle, </w:t>
      </w:r>
      <w:r w:rsidR="008C53FF">
        <w:rPr>
          <w:color w:val="000000" w:themeColor="text1"/>
        </w:rPr>
        <w:t>S.</w:t>
      </w:r>
      <w:r w:rsidR="00AF7EBE" w:rsidRPr="006D4F36">
        <w:rPr>
          <w:color w:val="000000" w:themeColor="text1"/>
        </w:rPr>
        <w:t>M.,</w:t>
      </w:r>
      <w:r w:rsidR="008C53FF">
        <w:rPr>
          <w:color w:val="000000" w:themeColor="text1"/>
        </w:rPr>
        <w:t xml:space="preserve"> </w:t>
      </w:r>
      <w:r w:rsidR="00AF7EBE" w:rsidRPr="006D4F36">
        <w:rPr>
          <w:color w:val="000000" w:themeColor="text1"/>
        </w:rPr>
        <w:t>Kuffner</w:t>
      </w:r>
      <w:r w:rsidR="008C53FF">
        <w:rPr>
          <w:color w:val="000000" w:themeColor="text1"/>
        </w:rPr>
        <w:t>, J.J</w:t>
      </w:r>
      <w:r w:rsidR="00AF7EBE" w:rsidRPr="006D4F36">
        <w:rPr>
          <w:color w:val="000000" w:themeColor="text1"/>
        </w:rPr>
        <w:t>. “</w:t>
      </w:r>
      <w:bookmarkStart w:id="96" w:name="_Hlk66991186"/>
      <w:r w:rsidR="00AF7EBE" w:rsidRPr="006D4F36">
        <w:rPr>
          <w:color w:val="000000" w:themeColor="text1"/>
        </w:rPr>
        <w:t>Randomized Kinodynamic Planning</w:t>
      </w:r>
      <w:bookmarkEnd w:id="96"/>
      <w:r w:rsidR="00AF7EBE" w:rsidRPr="006D4F36">
        <w:rPr>
          <w:color w:val="000000" w:themeColor="text1"/>
        </w:rPr>
        <w:t>.” </w:t>
      </w:r>
      <w:r w:rsidR="00AF7EBE" w:rsidRPr="005A377D">
        <w:rPr>
          <w:i/>
          <w:iCs/>
          <w:color w:val="000000" w:themeColor="text1"/>
        </w:rPr>
        <w:t>The International Journal of Robotics Research</w:t>
      </w:r>
      <w:r w:rsidR="00AF7EBE" w:rsidRPr="006D4F36">
        <w:rPr>
          <w:color w:val="000000" w:themeColor="text1"/>
        </w:rPr>
        <w:t> </w:t>
      </w:r>
      <w:r w:rsidR="00C14514">
        <w:rPr>
          <w:color w:val="000000" w:themeColor="text1"/>
        </w:rPr>
        <w:t xml:space="preserve">Vol. </w:t>
      </w:r>
      <w:r w:rsidR="00AF7EBE" w:rsidRPr="006D4F36">
        <w:rPr>
          <w:color w:val="000000" w:themeColor="text1"/>
        </w:rPr>
        <w:t xml:space="preserve">20 </w:t>
      </w:r>
      <w:r w:rsidR="00C14514">
        <w:rPr>
          <w:color w:val="000000" w:themeColor="text1"/>
        </w:rPr>
        <w:t xml:space="preserve">No. </w:t>
      </w:r>
      <w:r w:rsidR="00AF7EBE" w:rsidRPr="006D4F36">
        <w:rPr>
          <w:color w:val="000000" w:themeColor="text1"/>
        </w:rPr>
        <w:t>5</w:t>
      </w:r>
      <w:r w:rsidR="00C14514">
        <w:rPr>
          <w:color w:val="000000" w:themeColor="text1"/>
        </w:rPr>
        <w:t xml:space="preserve"> (2001)</w:t>
      </w:r>
      <w:r w:rsidR="00AF7EBE" w:rsidRPr="006D4F36">
        <w:rPr>
          <w:color w:val="000000" w:themeColor="text1"/>
        </w:rPr>
        <w:t>:</w:t>
      </w:r>
      <w:r w:rsidR="00C14514">
        <w:rPr>
          <w:color w:val="000000" w:themeColor="text1"/>
        </w:rPr>
        <w:t xml:space="preserve"> pp.</w:t>
      </w:r>
      <w:r w:rsidR="00AF7EBE" w:rsidRPr="006D4F36">
        <w:rPr>
          <w:color w:val="000000" w:themeColor="text1"/>
        </w:rPr>
        <w:t xml:space="preserve"> 378–400.</w:t>
      </w:r>
      <w:r w:rsidR="00B602AD" w:rsidRPr="006D4F36">
        <w:rPr>
          <w:color w:val="000000" w:themeColor="text1"/>
        </w:rPr>
        <w:t xml:space="preserve"> </w:t>
      </w:r>
      <w:r w:rsidR="000E613F">
        <w:rPr>
          <w:color w:val="000000" w:themeColor="text1"/>
        </w:rPr>
        <w:t>DOI</w:t>
      </w:r>
      <w:r w:rsidR="00966EAC" w:rsidRPr="00966EAC">
        <w:rPr>
          <w:color w:val="000000" w:themeColor="text1"/>
        </w:rPr>
        <w:t>:</w:t>
      </w:r>
      <w:hyperlink r:id="rId36" w:history="1">
        <w:r w:rsidR="00B602AD" w:rsidRPr="006D4F36">
          <w:rPr>
            <w:color w:val="000000" w:themeColor="text1"/>
          </w:rPr>
          <w:t>10.1177/02783640122067453</w:t>
        </w:r>
      </w:hyperlink>
      <w:r w:rsidR="002456AC">
        <w:rPr>
          <w:color w:val="000000" w:themeColor="text1"/>
        </w:rPr>
        <w:t>.</w:t>
      </w:r>
    </w:p>
    <w:p w14:paraId="47DA1068" w14:textId="7B43D747" w:rsidR="003C2A53" w:rsidRPr="00F265C5" w:rsidRDefault="00A90200" w:rsidP="00F265C5">
      <w:pPr>
        <w:pStyle w:val="BodyTextIndent"/>
        <w:spacing w:after="200"/>
        <w:rPr>
          <w:color w:val="000000" w:themeColor="text1"/>
        </w:rPr>
      </w:pPr>
      <w:r>
        <w:rPr>
          <w:color w:val="000000" w:themeColor="text1"/>
          <w:shd w:val="clear" w:color="auto" w:fill="FFFFFF"/>
        </w:rPr>
        <w:t>[</w:t>
      </w:r>
      <w:r>
        <w:rPr>
          <w:color w:val="000000" w:themeColor="text1"/>
          <w:shd w:val="clear" w:color="auto" w:fill="FFFFFF"/>
        </w:rPr>
        <w:fldChar w:fldCharType="begin"/>
      </w:r>
      <w:r>
        <w:rPr>
          <w:color w:val="000000" w:themeColor="text1"/>
          <w:shd w:val="clear" w:color="auto" w:fill="FFFFFF"/>
        </w:rPr>
        <w:instrText xml:space="preserve"> REF ref26 \h </w:instrText>
      </w:r>
      <w:r>
        <w:rPr>
          <w:color w:val="000000" w:themeColor="text1"/>
          <w:shd w:val="clear" w:color="auto" w:fill="FFFFFF"/>
        </w:rPr>
      </w:r>
      <w:r>
        <w:rPr>
          <w:color w:val="000000" w:themeColor="text1"/>
          <w:shd w:val="clear" w:color="auto" w:fill="FFFFFF"/>
        </w:rPr>
        <w:fldChar w:fldCharType="separate"/>
      </w:r>
      <w:r w:rsidR="0053008A">
        <w:rPr>
          <w:noProof/>
          <w:kern w:val="0"/>
        </w:rPr>
        <w:t>16</w:t>
      </w:r>
      <w:r>
        <w:rPr>
          <w:color w:val="000000" w:themeColor="text1"/>
          <w:shd w:val="clear" w:color="auto" w:fill="FFFFFF"/>
        </w:rPr>
        <w:fldChar w:fldCharType="end"/>
      </w:r>
      <w:r>
        <w:rPr>
          <w:color w:val="000000" w:themeColor="text1"/>
          <w:shd w:val="clear" w:color="auto" w:fill="FFFFFF"/>
        </w:rPr>
        <w:t>]</w:t>
      </w:r>
      <w:r w:rsidR="007A144B" w:rsidRPr="00E618F8">
        <w:rPr>
          <w:color w:val="000000" w:themeColor="text1"/>
          <w:shd w:val="clear" w:color="auto" w:fill="FFFFFF"/>
        </w:rPr>
        <w:t xml:space="preserve"> Karaman, S., and Frazzoli, E. “Sampling-Based Algorithms for Optimal Motion Planning.” </w:t>
      </w:r>
      <w:r w:rsidR="007A144B" w:rsidRPr="005A377D">
        <w:rPr>
          <w:i/>
          <w:iCs/>
          <w:color w:val="000000" w:themeColor="text1"/>
          <w:shd w:val="clear" w:color="auto" w:fill="FFFFFF"/>
        </w:rPr>
        <w:t xml:space="preserve">The International Journal of Robotics Research </w:t>
      </w:r>
      <w:r w:rsidR="00937DF5">
        <w:rPr>
          <w:color w:val="000000" w:themeColor="text1"/>
          <w:shd w:val="clear" w:color="auto" w:fill="FFFFFF"/>
        </w:rPr>
        <w:t xml:space="preserve">Vol. </w:t>
      </w:r>
      <w:r w:rsidR="007A144B" w:rsidRPr="00E618F8">
        <w:rPr>
          <w:color w:val="000000" w:themeColor="text1"/>
          <w:shd w:val="clear" w:color="auto" w:fill="FFFFFF"/>
        </w:rPr>
        <w:t xml:space="preserve">30 </w:t>
      </w:r>
      <w:r w:rsidR="00937DF5">
        <w:rPr>
          <w:color w:val="000000" w:themeColor="text1"/>
          <w:shd w:val="clear" w:color="auto" w:fill="FFFFFF"/>
        </w:rPr>
        <w:t xml:space="preserve">No. </w:t>
      </w:r>
      <w:r w:rsidR="007A144B" w:rsidRPr="00E618F8">
        <w:rPr>
          <w:color w:val="000000" w:themeColor="text1"/>
          <w:shd w:val="clear" w:color="auto" w:fill="FFFFFF"/>
        </w:rPr>
        <w:t>7</w:t>
      </w:r>
      <w:r w:rsidR="00662938">
        <w:rPr>
          <w:color w:val="000000" w:themeColor="text1"/>
          <w:shd w:val="clear" w:color="auto" w:fill="FFFFFF"/>
        </w:rPr>
        <w:t xml:space="preserve"> (2011)</w:t>
      </w:r>
      <w:r w:rsidR="007A144B" w:rsidRPr="00E618F8">
        <w:rPr>
          <w:color w:val="000000" w:themeColor="text1"/>
          <w:shd w:val="clear" w:color="auto" w:fill="FFFFFF"/>
        </w:rPr>
        <w:t>:</w:t>
      </w:r>
      <w:r w:rsidR="00937DF5">
        <w:rPr>
          <w:color w:val="000000" w:themeColor="text1"/>
          <w:shd w:val="clear" w:color="auto" w:fill="FFFFFF"/>
        </w:rPr>
        <w:t xml:space="preserve"> pp.</w:t>
      </w:r>
      <w:r w:rsidR="007A144B" w:rsidRPr="00E618F8">
        <w:rPr>
          <w:color w:val="000000" w:themeColor="text1"/>
          <w:shd w:val="clear" w:color="auto" w:fill="FFFFFF"/>
        </w:rPr>
        <w:t xml:space="preserve"> 846–94. </w:t>
      </w:r>
      <w:r w:rsidR="002456AC">
        <w:rPr>
          <w:color w:val="000000" w:themeColor="text1"/>
          <w:shd w:val="clear" w:color="auto" w:fill="FFFFFF"/>
        </w:rPr>
        <w:t>DOI</w:t>
      </w:r>
      <w:r w:rsidR="007A144B" w:rsidRPr="00E618F8">
        <w:rPr>
          <w:color w:val="000000" w:themeColor="text1"/>
          <w:shd w:val="clear" w:color="auto" w:fill="FFFFFF"/>
        </w:rPr>
        <w:t>:10.1177/0278364911406761</w:t>
      </w:r>
      <w:r w:rsidR="00937DF5">
        <w:rPr>
          <w:color w:val="000000" w:themeColor="text1"/>
          <w:shd w:val="clear" w:color="auto" w:fill="FFFFFF"/>
        </w:rPr>
        <w:t>.</w:t>
      </w:r>
    </w:p>
    <w:p w14:paraId="13B434D5" w14:textId="74211ED8" w:rsidR="003C2A53" w:rsidRPr="00F265C5" w:rsidRDefault="003C2A53" w:rsidP="00F265C5">
      <w:pPr>
        <w:pStyle w:val="BodyTextIndent"/>
        <w:spacing w:after="200"/>
        <w:rPr>
          <w:color w:val="000000" w:themeColor="text1"/>
          <w:shd w:val="clear" w:color="auto" w:fill="FFFFFF"/>
        </w:rPr>
      </w:pPr>
      <w:r w:rsidRPr="00F265C5">
        <w:rPr>
          <w:color w:val="000000" w:themeColor="text1"/>
          <w:shd w:val="clear" w:color="auto" w:fill="FFFFFF"/>
        </w:rPr>
        <w:t>[</w:t>
      </w:r>
      <w:r w:rsidRPr="00F265C5">
        <w:rPr>
          <w:color w:val="000000" w:themeColor="text1"/>
          <w:shd w:val="clear" w:color="auto" w:fill="FFFFFF"/>
        </w:rPr>
        <w:fldChar w:fldCharType="begin"/>
      </w:r>
      <w:r w:rsidRPr="00F265C5">
        <w:rPr>
          <w:color w:val="000000" w:themeColor="text1"/>
          <w:shd w:val="clear" w:color="auto" w:fill="FFFFFF"/>
        </w:rPr>
        <w:instrText xml:space="preserve"> REF ref30 \h </w:instrText>
      </w:r>
      <w:r w:rsidRPr="00F265C5">
        <w:rPr>
          <w:color w:val="000000" w:themeColor="text1"/>
          <w:shd w:val="clear" w:color="auto" w:fill="FFFFFF"/>
        </w:rPr>
      </w:r>
      <w:r w:rsidRPr="00F265C5">
        <w:rPr>
          <w:color w:val="000000" w:themeColor="text1"/>
          <w:shd w:val="clear" w:color="auto" w:fill="FFFFFF"/>
        </w:rPr>
        <w:fldChar w:fldCharType="separate"/>
      </w:r>
      <w:r w:rsidR="0053008A">
        <w:rPr>
          <w:noProof/>
          <w:kern w:val="0"/>
        </w:rPr>
        <w:t>17</w:t>
      </w:r>
      <w:r w:rsidRPr="00F265C5">
        <w:rPr>
          <w:color w:val="000000" w:themeColor="text1"/>
          <w:shd w:val="clear" w:color="auto" w:fill="FFFFFF"/>
        </w:rPr>
        <w:fldChar w:fldCharType="end"/>
      </w:r>
      <w:r w:rsidRPr="00F265C5">
        <w:rPr>
          <w:color w:val="000000" w:themeColor="text1"/>
          <w:shd w:val="clear" w:color="auto" w:fill="FFFFFF"/>
        </w:rPr>
        <w:t>] Kavraki, L.E., Svestka, P., Latombe, J.C., and Overmars, M.H. “Probabilistic Roadmaps for Path Planning in High-Dimensional Configuration Spaces.” </w:t>
      </w:r>
      <w:r w:rsidRPr="005C24FC">
        <w:t xml:space="preserve"> </w:t>
      </w:r>
      <w:r>
        <w:rPr>
          <w:rStyle w:val="Emphasis"/>
        </w:rPr>
        <w:t>IEEE Transactions on Robotics and Automation</w:t>
      </w:r>
      <w:r>
        <w:t xml:space="preserve"> Vol. 12 No. 4 (1996): pp. 566-580.</w:t>
      </w:r>
      <w:r w:rsidRPr="00F265C5">
        <w:rPr>
          <w:color w:val="000000" w:themeColor="text1"/>
          <w:shd w:val="clear" w:color="auto" w:fill="FFFFFF"/>
        </w:rPr>
        <w:t xml:space="preserve"> DOI:10.1109/70.508439.</w:t>
      </w:r>
    </w:p>
    <w:p w14:paraId="6DDC6BBC" w14:textId="338BC1C8" w:rsidR="008E3268" w:rsidRPr="00FB5282" w:rsidRDefault="003C2A53" w:rsidP="00FC575B">
      <w:pPr>
        <w:pStyle w:val="BodyTextIndent"/>
        <w:spacing w:after="200"/>
      </w:pPr>
      <w:r w:rsidRPr="00F265C5">
        <w:rPr>
          <w:kern w:val="0"/>
        </w:rPr>
        <w:t>[</w:t>
      </w:r>
      <w:r w:rsidRPr="00F265C5">
        <w:rPr>
          <w:kern w:val="0"/>
        </w:rPr>
        <w:fldChar w:fldCharType="begin"/>
      </w:r>
      <w:r w:rsidRPr="00F265C5">
        <w:rPr>
          <w:kern w:val="0"/>
        </w:rPr>
        <w:instrText xml:space="preserve"> REF ref29 \h </w:instrText>
      </w:r>
      <w:r w:rsidRPr="00F265C5">
        <w:rPr>
          <w:kern w:val="0"/>
        </w:rPr>
      </w:r>
      <w:r w:rsidRPr="00F265C5">
        <w:rPr>
          <w:kern w:val="0"/>
        </w:rPr>
        <w:fldChar w:fldCharType="separate"/>
      </w:r>
      <w:r w:rsidR="0053008A">
        <w:rPr>
          <w:noProof/>
          <w:kern w:val="0"/>
        </w:rPr>
        <w:t>18</w:t>
      </w:r>
      <w:r w:rsidRPr="00F265C5">
        <w:rPr>
          <w:kern w:val="0"/>
        </w:rPr>
        <w:fldChar w:fldCharType="end"/>
      </w:r>
      <w:r w:rsidRPr="00F265C5">
        <w:rPr>
          <w:kern w:val="0"/>
        </w:rPr>
        <w:t>] Dobson, A., and Bekris, K.E. “Sparse Roadmap Spanners for Asymptotically Near-Optimal Motion Planning.” </w:t>
      </w:r>
      <w:r w:rsidRPr="00F265C5">
        <w:rPr>
          <w:i/>
          <w:iCs/>
          <w:kern w:val="0"/>
        </w:rPr>
        <w:t>The International Journal of Robotics Research</w:t>
      </w:r>
      <w:r w:rsidRPr="00F265C5">
        <w:rPr>
          <w:kern w:val="0"/>
        </w:rPr>
        <w:t> Vol. 33 No. 1 (2014): pp. 18–47. DOI:</w:t>
      </w:r>
      <w:hyperlink r:id="rId37" w:history="1">
        <w:r w:rsidRPr="00F265C5">
          <w:rPr>
            <w:kern w:val="0"/>
          </w:rPr>
          <w:t>10.1177/0278364913498292</w:t>
        </w:r>
      </w:hyperlink>
      <w:r w:rsidR="00C049AA">
        <w:rPr>
          <w:kern w:val="0"/>
        </w:rPr>
        <w:t>.</w:t>
      </w:r>
    </w:p>
    <w:sectPr w:rsidR="008E3268" w:rsidRPr="00FB5282">
      <w:type w:val="continuous"/>
      <w:pgSz w:w="12240" w:h="15840"/>
      <w:pgMar w:top="1440" w:right="720" w:bottom="1440" w:left="720" w:header="720" w:footer="720" w:gutter="0"/>
      <w:cols w:num="2" w:space="540" w:equalWidth="0">
        <w:col w:w="5130" w:space="540"/>
        <w:col w:w="513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6" w:author="WIENS,GLORIA J" w:date="2020-11-22T23:17:00Z" w:initials="WJ">
    <w:p w14:paraId="7A7C8EE9" w14:textId="77777777" w:rsidR="00361BBB" w:rsidRDefault="009007C0">
      <w:pPr>
        <w:pStyle w:val="CommentText"/>
      </w:pPr>
      <w:r>
        <w:rPr>
          <w:rStyle w:val="CommentReference"/>
        </w:rPr>
        <w:annotationRef/>
      </w:r>
      <w:r w:rsidR="00361BBB">
        <w:t>What does this mean?</w:t>
      </w:r>
    </w:p>
    <w:p w14:paraId="7A6EBC79" w14:textId="317BEE95" w:rsidR="009007C0" w:rsidRDefault="009007C0">
      <w:pPr>
        <w:pStyle w:val="CommentText"/>
      </w:pPr>
      <w:r>
        <w:t>How does this impact the results in the paper?</w:t>
      </w:r>
    </w:p>
  </w:comment>
  <w:comment w:id="57" w:author="Flowers,Jared" w:date="2020-11-23T10:35:00Z" w:initials="F">
    <w:p w14:paraId="489AFD21" w14:textId="65FA4E8E" w:rsidR="005131E1" w:rsidRDefault="005131E1">
      <w:pPr>
        <w:pStyle w:val="CommentText"/>
      </w:pPr>
      <w:r>
        <w:rPr>
          <w:rStyle w:val="CommentReference"/>
        </w:rPr>
        <w:annotationRef/>
      </w:r>
      <w:r>
        <w:t>This means that in simulation</w:t>
      </w:r>
      <w:r w:rsidR="00FB136F">
        <w:t xml:space="preserve">, the ROP algorithm estimates the risk, determines if risk&gt;threshold, and generates the OPV once per cycles at </w:t>
      </w:r>
      <w:r w:rsidR="002E63B9">
        <w:t>approximately time=0.  The obstacles in each scenario move at constant velocities between the beginning and end times</w:t>
      </w:r>
      <w:r w:rsidR="00983532">
        <w:t xml:space="preserve"> for this simulation, so there is no point in continuously estimating risk throughout the entire simulation.  In real life, obstacles will not maintain constant velocities throughout the cycle, so risk will be estimated continuously.  For this simulation, I could not introduce more computing overhead as I already had to run parts of the simulation betwe</w:t>
      </w:r>
      <w:r w:rsidR="003C1C30">
        <w:t xml:space="preserve">en 2 and 5 </w:t>
      </w:r>
      <w:r w:rsidR="00BE2F0B">
        <w:t>Hz</w:t>
      </w:r>
      <w:r w:rsidR="003C1C30">
        <w:t xml:space="preserve">.  </w:t>
      </w:r>
      <w:r w:rsidR="00B55F62">
        <w:t xml:space="preserve">The ROP algorithm was not the cause of high computing overhead, but the combination of continuous collision checking, </w:t>
      </w:r>
      <w:r w:rsidR="00BE2F0B">
        <w:t>trajectory planning, robot motion control, and ROP was too much to run at 30 Hz.</w:t>
      </w:r>
    </w:p>
  </w:comment>
  <w:comment w:id="82" w:author="WIENS,GLORIA J" w:date="2021-03-01T21:12:00Z" w:initials="WJ">
    <w:p w14:paraId="57C1C92C" w14:textId="404F7EB1" w:rsidR="004B5E76" w:rsidRDefault="004B5E76">
      <w:pPr>
        <w:pStyle w:val="CommentText"/>
      </w:pPr>
      <w:r>
        <w:rPr>
          <w:rStyle w:val="CommentReference"/>
        </w:rPr>
        <w:annotationRef/>
      </w:r>
    </w:p>
  </w:comment>
  <w:comment w:id="83" w:author="WIENS,GLORIA J" w:date="2021-03-01T21:12:00Z" w:initials="WJ">
    <w:p w14:paraId="00410E11" w14:textId="5DDB8BB4" w:rsidR="004B5E76" w:rsidRDefault="004B5E76">
      <w:pPr>
        <w:pStyle w:val="CommentText"/>
      </w:pPr>
      <w:r>
        <w:rPr>
          <w:rStyle w:val="CommentReference"/>
        </w:rPr>
        <w:annotationRef/>
      </w:r>
      <w:r>
        <w:t>NEED TO EDIT references to be ‘consistent’ in format style.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6EBC79" w15:done="1"/>
  <w15:commentEx w15:paraId="489AFD21" w15:paraIdParent="7A6EBC79" w15:done="1"/>
  <w15:commentEx w15:paraId="57C1C92C" w15:done="0"/>
  <w15:commentEx w15:paraId="00410E11" w15:paraIdParent="57C1C9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56FFF" w16cex:dateUtc="2020-11-23T04:17:00Z"/>
  <w16cex:commentExtensible w16cex:durableId="23660EDC" w16cex:dateUtc="2020-11-23T15:35:00Z"/>
  <w16cex:commentExtensible w16cex:durableId="23E7D74E" w16cex:dateUtc="2021-03-02T02:12:00Z"/>
  <w16cex:commentExtensible w16cex:durableId="23E7D752" w16cex:dateUtc="2021-03-02T0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6EBC79" w16cid:durableId="23656FFF"/>
  <w16cid:commentId w16cid:paraId="489AFD21" w16cid:durableId="23660EDC"/>
  <w16cid:commentId w16cid:paraId="57C1C92C" w16cid:durableId="23E7D74E"/>
  <w16cid:commentId w16cid:paraId="00410E11" w16cid:durableId="23E7D7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96E992" w14:textId="77777777" w:rsidR="00DC69D6" w:rsidRDefault="00DC69D6">
      <w:r>
        <w:separator/>
      </w:r>
    </w:p>
  </w:endnote>
  <w:endnote w:type="continuationSeparator" w:id="0">
    <w:p w14:paraId="4C2818FF" w14:textId="77777777" w:rsidR="00DC69D6" w:rsidRDefault="00DC69D6">
      <w:r>
        <w:continuationSeparator/>
      </w:r>
    </w:p>
  </w:endnote>
  <w:endnote w:type="continuationNotice" w:id="1">
    <w:p w14:paraId="5C89D5A6" w14:textId="77777777" w:rsidR="00DC69D6" w:rsidRDefault="00DC69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Bold">
    <w:altName w:val="Arial"/>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65B2DF" w14:textId="504ABBC8" w:rsidR="003D34F3" w:rsidRDefault="003D34F3">
    <w:pPr>
      <w:pStyle w:val="Footer"/>
    </w:pPr>
    <w:r>
      <w:tab/>
    </w:r>
    <w:r>
      <w:fldChar w:fldCharType="begin"/>
    </w:r>
    <w:r>
      <w:instrText xml:space="preserve"> PAGE  \* MERGEFORMAT </w:instrText>
    </w:r>
    <w:r>
      <w:fldChar w:fldCharType="separate"/>
    </w:r>
    <w:r>
      <w:rPr>
        <w:noProof/>
      </w:rPr>
      <w:t>1</w:t>
    </w:r>
    <w:r>
      <w:fldChar w:fldCharType="end"/>
    </w:r>
    <w:r>
      <w:tab/>
      <w:t>© 2021 by ASME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0C8844" w14:textId="77777777" w:rsidR="00DC69D6" w:rsidRDefault="00DC69D6">
      <w:r>
        <w:separator/>
      </w:r>
    </w:p>
  </w:footnote>
  <w:footnote w:type="continuationSeparator" w:id="0">
    <w:p w14:paraId="28AFE5F5" w14:textId="77777777" w:rsidR="00DC69D6" w:rsidRDefault="00DC69D6">
      <w:r>
        <w:continuationSeparator/>
      </w:r>
    </w:p>
  </w:footnote>
  <w:footnote w:type="continuationNotice" w:id="1">
    <w:p w14:paraId="7E5608AF" w14:textId="77777777" w:rsidR="00DC69D6" w:rsidRDefault="00DC69D6"/>
  </w:footnote>
  <w:footnote w:id="2">
    <w:p w14:paraId="1D90DF17" w14:textId="3BF6DF66" w:rsidR="003D34F3" w:rsidRDefault="003D34F3">
      <w:pPr>
        <w:pStyle w:val="FootnoteText"/>
      </w:pPr>
      <w:r>
        <w:rPr>
          <w:rStyle w:val="FootnoteReference"/>
        </w:rPr>
        <w:footnoteRef/>
      </w:r>
      <w:r>
        <w:t xml:space="preserve"> Corresponding author: Gloria J. Wiens, University of Florida, gwiens@ufl.edu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2D497E"/>
    <w:multiLevelType w:val="hybridMultilevel"/>
    <w:tmpl w:val="5D68B3F2"/>
    <w:lvl w:ilvl="0" w:tplc="1B90CE3C">
      <w:start w:val="1"/>
      <w:numFmt w:val="decimal"/>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4B23DE"/>
    <w:multiLevelType w:val="hybridMultilevel"/>
    <w:tmpl w:val="C8A2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DE1BE8"/>
    <w:multiLevelType w:val="hybridMultilevel"/>
    <w:tmpl w:val="27BE1B7A"/>
    <w:lvl w:ilvl="0" w:tplc="B68216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lowers,Jared">
    <w15:presenceInfo w15:providerId="None" w15:userId="Flowers,Jared"/>
  </w15:person>
  <w15:person w15:author="WIENS,GLORIA J">
    <w15:presenceInfo w15:providerId="AD" w15:userId="S::gwiens@ufl.edu::407bf7fe-4c94-46a3-97df-dd2709082e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6C4F94"/>
    <w:rsid w:val="00002584"/>
    <w:rsid w:val="00002A45"/>
    <w:rsid w:val="00002E87"/>
    <w:rsid w:val="00002ED8"/>
    <w:rsid w:val="00004E0C"/>
    <w:rsid w:val="00005590"/>
    <w:rsid w:val="0000631B"/>
    <w:rsid w:val="000063E3"/>
    <w:rsid w:val="000066E8"/>
    <w:rsid w:val="00006E33"/>
    <w:rsid w:val="00007EF2"/>
    <w:rsid w:val="000107C0"/>
    <w:rsid w:val="00010CAE"/>
    <w:rsid w:val="00011B66"/>
    <w:rsid w:val="00012F7D"/>
    <w:rsid w:val="0001490D"/>
    <w:rsid w:val="0001517E"/>
    <w:rsid w:val="0001671B"/>
    <w:rsid w:val="000170F2"/>
    <w:rsid w:val="0001718D"/>
    <w:rsid w:val="0001718E"/>
    <w:rsid w:val="00020491"/>
    <w:rsid w:val="00020AA1"/>
    <w:rsid w:val="0002527F"/>
    <w:rsid w:val="00026ED6"/>
    <w:rsid w:val="00027DC8"/>
    <w:rsid w:val="00030451"/>
    <w:rsid w:val="00032E55"/>
    <w:rsid w:val="00033ABB"/>
    <w:rsid w:val="000341DB"/>
    <w:rsid w:val="00036E4E"/>
    <w:rsid w:val="00036F27"/>
    <w:rsid w:val="00036F72"/>
    <w:rsid w:val="00037B2E"/>
    <w:rsid w:val="00037F0E"/>
    <w:rsid w:val="00037F5B"/>
    <w:rsid w:val="00040546"/>
    <w:rsid w:val="000442E7"/>
    <w:rsid w:val="000456FF"/>
    <w:rsid w:val="00046D95"/>
    <w:rsid w:val="00047552"/>
    <w:rsid w:val="000501E3"/>
    <w:rsid w:val="00050BFC"/>
    <w:rsid w:val="00051686"/>
    <w:rsid w:val="00051B46"/>
    <w:rsid w:val="00051EB3"/>
    <w:rsid w:val="00052144"/>
    <w:rsid w:val="00052DBE"/>
    <w:rsid w:val="0005356E"/>
    <w:rsid w:val="00054378"/>
    <w:rsid w:val="00054B0F"/>
    <w:rsid w:val="000550B5"/>
    <w:rsid w:val="000552C1"/>
    <w:rsid w:val="00056319"/>
    <w:rsid w:val="000565A4"/>
    <w:rsid w:val="00056C08"/>
    <w:rsid w:val="000574F6"/>
    <w:rsid w:val="00057C7F"/>
    <w:rsid w:val="00060FB3"/>
    <w:rsid w:val="0006193A"/>
    <w:rsid w:val="00061D53"/>
    <w:rsid w:val="00062A93"/>
    <w:rsid w:val="00062CA2"/>
    <w:rsid w:val="0006304F"/>
    <w:rsid w:val="00063497"/>
    <w:rsid w:val="000644E0"/>
    <w:rsid w:val="00066144"/>
    <w:rsid w:val="00070814"/>
    <w:rsid w:val="00070B72"/>
    <w:rsid w:val="000713BD"/>
    <w:rsid w:val="00072117"/>
    <w:rsid w:val="00074618"/>
    <w:rsid w:val="000748E4"/>
    <w:rsid w:val="00074979"/>
    <w:rsid w:val="00077691"/>
    <w:rsid w:val="000801D2"/>
    <w:rsid w:val="000802E2"/>
    <w:rsid w:val="000832A2"/>
    <w:rsid w:val="00085AFC"/>
    <w:rsid w:val="000865E8"/>
    <w:rsid w:val="00086E34"/>
    <w:rsid w:val="000874DB"/>
    <w:rsid w:val="00087757"/>
    <w:rsid w:val="0008799D"/>
    <w:rsid w:val="000900AB"/>
    <w:rsid w:val="000901BD"/>
    <w:rsid w:val="00090A3D"/>
    <w:rsid w:val="00093577"/>
    <w:rsid w:val="00094853"/>
    <w:rsid w:val="00096A67"/>
    <w:rsid w:val="00096F96"/>
    <w:rsid w:val="00097221"/>
    <w:rsid w:val="00097F7E"/>
    <w:rsid w:val="000A001C"/>
    <w:rsid w:val="000A079F"/>
    <w:rsid w:val="000A131F"/>
    <w:rsid w:val="000A22A6"/>
    <w:rsid w:val="000A295B"/>
    <w:rsid w:val="000A2ABB"/>
    <w:rsid w:val="000A526F"/>
    <w:rsid w:val="000B0556"/>
    <w:rsid w:val="000B2CD9"/>
    <w:rsid w:val="000B3234"/>
    <w:rsid w:val="000B352B"/>
    <w:rsid w:val="000B449C"/>
    <w:rsid w:val="000B5FD4"/>
    <w:rsid w:val="000B6345"/>
    <w:rsid w:val="000B6622"/>
    <w:rsid w:val="000B6E6F"/>
    <w:rsid w:val="000B721D"/>
    <w:rsid w:val="000C103D"/>
    <w:rsid w:val="000C12D5"/>
    <w:rsid w:val="000C2DF8"/>
    <w:rsid w:val="000C4053"/>
    <w:rsid w:val="000C4343"/>
    <w:rsid w:val="000C5872"/>
    <w:rsid w:val="000C5E3C"/>
    <w:rsid w:val="000C6594"/>
    <w:rsid w:val="000C7BBB"/>
    <w:rsid w:val="000D1430"/>
    <w:rsid w:val="000D26BA"/>
    <w:rsid w:val="000D28F0"/>
    <w:rsid w:val="000D3749"/>
    <w:rsid w:val="000D3DEF"/>
    <w:rsid w:val="000D40B3"/>
    <w:rsid w:val="000D4D0A"/>
    <w:rsid w:val="000D4F4A"/>
    <w:rsid w:val="000D58EE"/>
    <w:rsid w:val="000D5F17"/>
    <w:rsid w:val="000D6337"/>
    <w:rsid w:val="000E10B1"/>
    <w:rsid w:val="000E1CF3"/>
    <w:rsid w:val="000E34FF"/>
    <w:rsid w:val="000E39EA"/>
    <w:rsid w:val="000E4149"/>
    <w:rsid w:val="000E5521"/>
    <w:rsid w:val="000E59AE"/>
    <w:rsid w:val="000E613F"/>
    <w:rsid w:val="000E6E45"/>
    <w:rsid w:val="000F0068"/>
    <w:rsid w:val="000F1492"/>
    <w:rsid w:val="000F1DC3"/>
    <w:rsid w:val="000F2393"/>
    <w:rsid w:val="000F5452"/>
    <w:rsid w:val="000F668D"/>
    <w:rsid w:val="000F6AD4"/>
    <w:rsid w:val="000F6C39"/>
    <w:rsid w:val="000F7D43"/>
    <w:rsid w:val="00100824"/>
    <w:rsid w:val="00100D7D"/>
    <w:rsid w:val="001013B6"/>
    <w:rsid w:val="00101984"/>
    <w:rsid w:val="001032F8"/>
    <w:rsid w:val="001042D4"/>
    <w:rsid w:val="00104392"/>
    <w:rsid w:val="001074E8"/>
    <w:rsid w:val="00111100"/>
    <w:rsid w:val="00112232"/>
    <w:rsid w:val="00112AB0"/>
    <w:rsid w:val="00112BED"/>
    <w:rsid w:val="00112C66"/>
    <w:rsid w:val="00113BD1"/>
    <w:rsid w:val="0011437F"/>
    <w:rsid w:val="0011486D"/>
    <w:rsid w:val="00115B77"/>
    <w:rsid w:val="00117F42"/>
    <w:rsid w:val="00121BCC"/>
    <w:rsid w:val="0012344E"/>
    <w:rsid w:val="00123777"/>
    <w:rsid w:val="00125292"/>
    <w:rsid w:val="00125578"/>
    <w:rsid w:val="00125837"/>
    <w:rsid w:val="00125AAF"/>
    <w:rsid w:val="001271BF"/>
    <w:rsid w:val="00127623"/>
    <w:rsid w:val="00127C5B"/>
    <w:rsid w:val="00131E81"/>
    <w:rsid w:val="001328F8"/>
    <w:rsid w:val="00133A2B"/>
    <w:rsid w:val="0013462E"/>
    <w:rsid w:val="001349CF"/>
    <w:rsid w:val="00135179"/>
    <w:rsid w:val="00136240"/>
    <w:rsid w:val="00136BE8"/>
    <w:rsid w:val="00136F32"/>
    <w:rsid w:val="00136F44"/>
    <w:rsid w:val="001371CB"/>
    <w:rsid w:val="0014064C"/>
    <w:rsid w:val="00141BA7"/>
    <w:rsid w:val="00142927"/>
    <w:rsid w:val="001431B2"/>
    <w:rsid w:val="00143636"/>
    <w:rsid w:val="001438F3"/>
    <w:rsid w:val="001439E3"/>
    <w:rsid w:val="00143A0D"/>
    <w:rsid w:val="00144C50"/>
    <w:rsid w:val="00145A80"/>
    <w:rsid w:val="00146A60"/>
    <w:rsid w:val="0014722B"/>
    <w:rsid w:val="00147A4F"/>
    <w:rsid w:val="00147ACE"/>
    <w:rsid w:val="00150624"/>
    <w:rsid w:val="00151EC3"/>
    <w:rsid w:val="001521AE"/>
    <w:rsid w:val="00152EA1"/>
    <w:rsid w:val="0015386D"/>
    <w:rsid w:val="00153C22"/>
    <w:rsid w:val="00154518"/>
    <w:rsid w:val="00155D47"/>
    <w:rsid w:val="00156581"/>
    <w:rsid w:val="001618D0"/>
    <w:rsid w:val="00161A21"/>
    <w:rsid w:val="00161B32"/>
    <w:rsid w:val="001620EF"/>
    <w:rsid w:val="001628A5"/>
    <w:rsid w:val="00163D79"/>
    <w:rsid w:val="00164592"/>
    <w:rsid w:val="0016556D"/>
    <w:rsid w:val="001701B9"/>
    <w:rsid w:val="001721B9"/>
    <w:rsid w:val="001724D9"/>
    <w:rsid w:val="00172CE3"/>
    <w:rsid w:val="0017447E"/>
    <w:rsid w:val="0017461D"/>
    <w:rsid w:val="0017597E"/>
    <w:rsid w:val="0017775B"/>
    <w:rsid w:val="0017778D"/>
    <w:rsid w:val="00177B42"/>
    <w:rsid w:val="001808EE"/>
    <w:rsid w:val="00180E9B"/>
    <w:rsid w:val="00181995"/>
    <w:rsid w:val="001825D2"/>
    <w:rsid w:val="00183077"/>
    <w:rsid w:val="00183502"/>
    <w:rsid w:val="0018572E"/>
    <w:rsid w:val="001863B4"/>
    <w:rsid w:val="00186CB9"/>
    <w:rsid w:val="00187C1B"/>
    <w:rsid w:val="0019072B"/>
    <w:rsid w:val="00191880"/>
    <w:rsid w:val="00194DFB"/>
    <w:rsid w:val="0019504A"/>
    <w:rsid w:val="00196D12"/>
    <w:rsid w:val="00196F75"/>
    <w:rsid w:val="00197232"/>
    <w:rsid w:val="0019740A"/>
    <w:rsid w:val="001975ED"/>
    <w:rsid w:val="001A1906"/>
    <w:rsid w:val="001A2190"/>
    <w:rsid w:val="001A2B4C"/>
    <w:rsid w:val="001A352B"/>
    <w:rsid w:val="001A3ACF"/>
    <w:rsid w:val="001A42CC"/>
    <w:rsid w:val="001A4602"/>
    <w:rsid w:val="001A468D"/>
    <w:rsid w:val="001A4D55"/>
    <w:rsid w:val="001B079F"/>
    <w:rsid w:val="001B0A11"/>
    <w:rsid w:val="001B1675"/>
    <w:rsid w:val="001B1CCF"/>
    <w:rsid w:val="001B2065"/>
    <w:rsid w:val="001B2AB7"/>
    <w:rsid w:val="001B3CF1"/>
    <w:rsid w:val="001B4030"/>
    <w:rsid w:val="001B4923"/>
    <w:rsid w:val="001B5546"/>
    <w:rsid w:val="001B6435"/>
    <w:rsid w:val="001B732A"/>
    <w:rsid w:val="001B7B91"/>
    <w:rsid w:val="001B7D8C"/>
    <w:rsid w:val="001C003A"/>
    <w:rsid w:val="001C0831"/>
    <w:rsid w:val="001C251F"/>
    <w:rsid w:val="001C39D5"/>
    <w:rsid w:val="001C3A6F"/>
    <w:rsid w:val="001C429B"/>
    <w:rsid w:val="001C4FAE"/>
    <w:rsid w:val="001C7288"/>
    <w:rsid w:val="001C738F"/>
    <w:rsid w:val="001C74C1"/>
    <w:rsid w:val="001C79BE"/>
    <w:rsid w:val="001D1332"/>
    <w:rsid w:val="001D3A5A"/>
    <w:rsid w:val="001D3ED8"/>
    <w:rsid w:val="001D4360"/>
    <w:rsid w:val="001D56E5"/>
    <w:rsid w:val="001D7F5A"/>
    <w:rsid w:val="001E0116"/>
    <w:rsid w:val="001E037B"/>
    <w:rsid w:val="001E04D2"/>
    <w:rsid w:val="001E07E0"/>
    <w:rsid w:val="001E0D31"/>
    <w:rsid w:val="001E4101"/>
    <w:rsid w:val="001E42C8"/>
    <w:rsid w:val="001E50B6"/>
    <w:rsid w:val="001E532D"/>
    <w:rsid w:val="001E556B"/>
    <w:rsid w:val="001E55D7"/>
    <w:rsid w:val="001E57B6"/>
    <w:rsid w:val="001E57F1"/>
    <w:rsid w:val="001E5863"/>
    <w:rsid w:val="001E6D0A"/>
    <w:rsid w:val="001E749B"/>
    <w:rsid w:val="001E772C"/>
    <w:rsid w:val="001E7FF1"/>
    <w:rsid w:val="001F27D3"/>
    <w:rsid w:val="001F2C4F"/>
    <w:rsid w:val="001F5164"/>
    <w:rsid w:val="001F5316"/>
    <w:rsid w:val="001F574D"/>
    <w:rsid w:val="001F6C96"/>
    <w:rsid w:val="0020170E"/>
    <w:rsid w:val="00202CC2"/>
    <w:rsid w:val="002036E7"/>
    <w:rsid w:val="00205D70"/>
    <w:rsid w:val="002060F5"/>
    <w:rsid w:val="00206C83"/>
    <w:rsid w:val="0020703E"/>
    <w:rsid w:val="00212624"/>
    <w:rsid w:val="0021371A"/>
    <w:rsid w:val="00213BA2"/>
    <w:rsid w:val="00214D8C"/>
    <w:rsid w:val="00215497"/>
    <w:rsid w:val="00215FF1"/>
    <w:rsid w:val="00216186"/>
    <w:rsid w:val="002163E1"/>
    <w:rsid w:val="00217AAE"/>
    <w:rsid w:val="00221BE8"/>
    <w:rsid w:val="00221CF5"/>
    <w:rsid w:val="00224552"/>
    <w:rsid w:val="00225D22"/>
    <w:rsid w:val="0023006B"/>
    <w:rsid w:val="00230EDD"/>
    <w:rsid w:val="00231498"/>
    <w:rsid w:val="00233E52"/>
    <w:rsid w:val="00234031"/>
    <w:rsid w:val="002359EB"/>
    <w:rsid w:val="00235A8E"/>
    <w:rsid w:val="00241239"/>
    <w:rsid w:val="00241E89"/>
    <w:rsid w:val="002429FC"/>
    <w:rsid w:val="00242F51"/>
    <w:rsid w:val="00244731"/>
    <w:rsid w:val="00244ADA"/>
    <w:rsid w:val="00245393"/>
    <w:rsid w:val="002456AC"/>
    <w:rsid w:val="002458F4"/>
    <w:rsid w:val="00247030"/>
    <w:rsid w:val="00247AD9"/>
    <w:rsid w:val="00247B1D"/>
    <w:rsid w:val="00252180"/>
    <w:rsid w:val="00252303"/>
    <w:rsid w:val="00252F89"/>
    <w:rsid w:val="00254171"/>
    <w:rsid w:val="00254805"/>
    <w:rsid w:val="00254F7C"/>
    <w:rsid w:val="00256ACB"/>
    <w:rsid w:val="00256AF5"/>
    <w:rsid w:val="00257C83"/>
    <w:rsid w:val="00260676"/>
    <w:rsid w:val="002622F6"/>
    <w:rsid w:val="00262A72"/>
    <w:rsid w:val="002630DA"/>
    <w:rsid w:val="00265B10"/>
    <w:rsid w:val="002701CF"/>
    <w:rsid w:val="00270849"/>
    <w:rsid w:val="00270FE5"/>
    <w:rsid w:val="00272FB3"/>
    <w:rsid w:val="00273689"/>
    <w:rsid w:val="002748EB"/>
    <w:rsid w:val="002761EE"/>
    <w:rsid w:val="00276311"/>
    <w:rsid w:val="0027663E"/>
    <w:rsid w:val="00276CEC"/>
    <w:rsid w:val="00276EA6"/>
    <w:rsid w:val="00277745"/>
    <w:rsid w:val="00277803"/>
    <w:rsid w:val="00281B42"/>
    <w:rsid w:val="00284DD2"/>
    <w:rsid w:val="00285427"/>
    <w:rsid w:val="00290076"/>
    <w:rsid w:val="00290B0D"/>
    <w:rsid w:val="002910BE"/>
    <w:rsid w:val="00291D15"/>
    <w:rsid w:val="00291D55"/>
    <w:rsid w:val="002932D2"/>
    <w:rsid w:val="0029463B"/>
    <w:rsid w:val="002947B6"/>
    <w:rsid w:val="00295877"/>
    <w:rsid w:val="00296684"/>
    <w:rsid w:val="002971B2"/>
    <w:rsid w:val="00297695"/>
    <w:rsid w:val="002A126B"/>
    <w:rsid w:val="002A43C7"/>
    <w:rsid w:val="002A491A"/>
    <w:rsid w:val="002A52B7"/>
    <w:rsid w:val="002A5563"/>
    <w:rsid w:val="002A7E0E"/>
    <w:rsid w:val="002B066C"/>
    <w:rsid w:val="002B07B5"/>
    <w:rsid w:val="002B12E6"/>
    <w:rsid w:val="002B4357"/>
    <w:rsid w:val="002B4990"/>
    <w:rsid w:val="002B56D4"/>
    <w:rsid w:val="002B757A"/>
    <w:rsid w:val="002C1029"/>
    <w:rsid w:val="002C116C"/>
    <w:rsid w:val="002C24FA"/>
    <w:rsid w:val="002C2D1B"/>
    <w:rsid w:val="002C4533"/>
    <w:rsid w:val="002D0642"/>
    <w:rsid w:val="002D1109"/>
    <w:rsid w:val="002D1D35"/>
    <w:rsid w:val="002D2041"/>
    <w:rsid w:val="002D269A"/>
    <w:rsid w:val="002D3A55"/>
    <w:rsid w:val="002D4D65"/>
    <w:rsid w:val="002D5276"/>
    <w:rsid w:val="002D6689"/>
    <w:rsid w:val="002D69C3"/>
    <w:rsid w:val="002E0A3C"/>
    <w:rsid w:val="002E31E3"/>
    <w:rsid w:val="002E4D6F"/>
    <w:rsid w:val="002E5806"/>
    <w:rsid w:val="002E63B9"/>
    <w:rsid w:val="002E644F"/>
    <w:rsid w:val="002E67A0"/>
    <w:rsid w:val="002E718F"/>
    <w:rsid w:val="002E74D1"/>
    <w:rsid w:val="002F1215"/>
    <w:rsid w:val="002F4A3E"/>
    <w:rsid w:val="002F529F"/>
    <w:rsid w:val="002F5464"/>
    <w:rsid w:val="002F57DA"/>
    <w:rsid w:val="002F5E93"/>
    <w:rsid w:val="002F65BF"/>
    <w:rsid w:val="002F69E6"/>
    <w:rsid w:val="002F6EC4"/>
    <w:rsid w:val="002F74F5"/>
    <w:rsid w:val="0030093F"/>
    <w:rsid w:val="00301259"/>
    <w:rsid w:val="00301A89"/>
    <w:rsid w:val="0030254D"/>
    <w:rsid w:val="00302816"/>
    <w:rsid w:val="003033E5"/>
    <w:rsid w:val="003042C1"/>
    <w:rsid w:val="00304BBD"/>
    <w:rsid w:val="00307EDB"/>
    <w:rsid w:val="003122A3"/>
    <w:rsid w:val="00312501"/>
    <w:rsid w:val="00312F3A"/>
    <w:rsid w:val="0031312B"/>
    <w:rsid w:val="0031533C"/>
    <w:rsid w:val="00315871"/>
    <w:rsid w:val="00317A8B"/>
    <w:rsid w:val="00317C55"/>
    <w:rsid w:val="00320E59"/>
    <w:rsid w:val="00322308"/>
    <w:rsid w:val="003228B6"/>
    <w:rsid w:val="00322C50"/>
    <w:rsid w:val="00322E6B"/>
    <w:rsid w:val="0032462A"/>
    <w:rsid w:val="00324E8C"/>
    <w:rsid w:val="00325458"/>
    <w:rsid w:val="0032795F"/>
    <w:rsid w:val="00330CD0"/>
    <w:rsid w:val="00330E9E"/>
    <w:rsid w:val="003318F7"/>
    <w:rsid w:val="00331978"/>
    <w:rsid w:val="00335013"/>
    <w:rsid w:val="00335818"/>
    <w:rsid w:val="00335A48"/>
    <w:rsid w:val="00336CED"/>
    <w:rsid w:val="0033711D"/>
    <w:rsid w:val="003412FE"/>
    <w:rsid w:val="00341E27"/>
    <w:rsid w:val="00341EAB"/>
    <w:rsid w:val="003434ED"/>
    <w:rsid w:val="003436E2"/>
    <w:rsid w:val="00343B84"/>
    <w:rsid w:val="00343D52"/>
    <w:rsid w:val="00344BEA"/>
    <w:rsid w:val="0034603D"/>
    <w:rsid w:val="00346615"/>
    <w:rsid w:val="003469AD"/>
    <w:rsid w:val="00346E19"/>
    <w:rsid w:val="00347710"/>
    <w:rsid w:val="00347BA4"/>
    <w:rsid w:val="003503DB"/>
    <w:rsid w:val="00351E09"/>
    <w:rsid w:val="003523AB"/>
    <w:rsid w:val="003526E7"/>
    <w:rsid w:val="003529FC"/>
    <w:rsid w:val="003532A2"/>
    <w:rsid w:val="00353465"/>
    <w:rsid w:val="00353CBD"/>
    <w:rsid w:val="00353EE9"/>
    <w:rsid w:val="00354732"/>
    <w:rsid w:val="003548E1"/>
    <w:rsid w:val="00354C85"/>
    <w:rsid w:val="00354C93"/>
    <w:rsid w:val="00355A95"/>
    <w:rsid w:val="00356800"/>
    <w:rsid w:val="00361BBB"/>
    <w:rsid w:val="00362B9F"/>
    <w:rsid w:val="00362DA1"/>
    <w:rsid w:val="00362FEF"/>
    <w:rsid w:val="00363B6A"/>
    <w:rsid w:val="00363C89"/>
    <w:rsid w:val="00365795"/>
    <w:rsid w:val="00365D7E"/>
    <w:rsid w:val="00365F16"/>
    <w:rsid w:val="00366430"/>
    <w:rsid w:val="003668D4"/>
    <w:rsid w:val="003707AD"/>
    <w:rsid w:val="00372016"/>
    <w:rsid w:val="00373B50"/>
    <w:rsid w:val="00373E95"/>
    <w:rsid w:val="0037402F"/>
    <w:rsid w:val="00374551"/>
    <w:rsid w:val="00375933"/>
    <w:rsid w:val="0037619E"/>
    <w:rsid w:val="00376C7A"/>
    <w:rsid w:val="00377191"/>
    <w:rsid w:val="003772A8"/>
    <w:rsid w:val="00380810"/>
    <w:rsid w:val="00380FB1"/>
    <w:rsid w:val="00381503"/>
    <w:rsid w:val="00381DD1"/>
    <w:rsid w:val="00382B94"/>
    <w:rsid w:val="00382EEA"/>
    <w:rsid w:val="003830B6"/>
    <w:rsid w:val="003832D5"/>
    <w:rsid w:val="00383596"/>
    <w:rsid w:val="00384DE6"/>
    <w:rsid w:val="00384EB5"/>
    <w:rsid w:val="00387005"/>
    <w:rsid w:val="00390A3A"/>
    <w:rsid w:val="0039229F"/>
    <w:rsid w:val="00392B4F"/>
    <w:rsid w:val="00393F96"/>
    <w:rsid w:val="003943FF"/>
    <w:rsid w:val="00395458"/>
    <w:rsid w:val="0039639D"/>
    <w:rsid w:val="00396D0C"/>
    <w:rsid w:val="003A007F"/>
    <w:rsid w:val="003A1BD9"/>
    <w:rsid w:val="003A255B"/>
    <w:rsid w:val="003A33DF"/>
    <w:rsid w:val="003A33EC"/>
    <w:rsid w:val="003A57D7"/>
    <w:rsid w:val="003A6A30"/>
    <w:rsid w:val="003A6AC0"/>
    <w:rsid w:val="003A7A1F"/>
    <w:rsid w:val="003B06E1"/>
    <w:rsid w:val="003B0E29"/>
    <w:rsid w:val="003B1551"/>
    <w:rsid w:val="003B1F9D"/>
    <w:rsid w:val="003B2D82"/>
    <w:rsid w:val="003B2F0A"/>
    <w:rsid w:val="003B37BC"/>
    <w:rsid w:val="003B3C27"/>
    <w:rsid w:val="003B4C92"/>
    <w:rsid w:val="003B57F7"/>
    <w:rsid w:val="003B605F"/>
    <w:rsid w:val="003B641C"/>
    <w:rsid w:val="003B6BDE"/>
    <w:rsid w:val="003C1C30"/>
    <w:rsid w:val="003C2482"/>
    <w:rsid w:val="003C2A53"/>
    <w:rsid w:val="003C33DE"/>
    <w:rsid w:val="003C3480"/>
    <w:rsid w:val="003C3BCA"/>
    <w:rsid w:val="003C5944"/>
    <w:rsid w:val="003C5E5A"/>
    <w:rsid w:val="003C6AD7"/>
    <w:rsid w:val="003C6F4B"/>
    <w:rsid w:val="003C7255"/>
    <w:rsid w:val="003C7D01"/>
    <w:rsid w:val="003C7DEA"/>
    <w:rsid w:val="003D0730"/>
    <w:rsid w:val="003D0C1D"/>
    <w:rsid w:val="003D1180"/>
    <w:rsid w:val="003D1217"/>
    <w:rsid w:val="003D1996"/>
    <w:rsid w:val="003D2687"/>
    <w:rsid w:val="003D2BC5"/>
    <w:rsid w:val="003D2DFB"/>
    <w:rsid w:val="003D2EB8"/>
    <w:rsid w:val="003D34F3"/>
    <w:rsid w:val="003D426A"/>
    <w:rsid w:val="003D45FF"/>
    <w:rsid w:val="003D7685"/>
    <w:rsid w:val="003D7C97"/>
    <w:rsid w:val="003D7CBF"/>
    <w:rsid w:val="003E27FF"/>
    <w:rsid w:val="003E3394"/>
    <w:rsid w:val="003E45E4"/>
    <w:rsid w:val="003E4DA8"/>
    <w:rsid w:val="003E5571"/>
    <w:rsid w:val="003E5572"/>
    <w:rsid w:val="003E5D40"/>
    <w:rsid w:val="003E611A"/>
    <w:rsid w:val="003E6C81"/>
    <w:rsid w:val="003E7099"/>
    <w:rsid w:val="003F040C"/>
    <w:rsid w:val="003F151C"/>
    <w:rsid w:val="003F2139"/>
    <w:rsid w:val="003F280B"/>
    <w:rsid w:val="003F2B07"/>
    <w:rsid w:val="003F2F53"/>
    <w:rsid w:val="003F4EDD"/>
    <w:rsid w:val="003F53F3"/>
    <w:rsid w:val="003F5CBC"/>
    <w:rsid w:val="003F64F6"/>
    <w:rsid w:val="003F6CA1"/>
    <w:rsid w:val="003F7320"/>
    <w:rsid w:val="00400025"/>
    <w:rsid w:val="00402334"/>
    <w:rsid w:val="00402D42"/>
    <w:rsid w:val="00404276"/>
    <w:rsid w:val="00405701"/>
    <w:rsid w:val="00405884"/>
    <w:rsid w:val="00406255"/>
    <w:rsid w:val="00406312"/>
    <w:rsid w:val="00406FF6"/>
    <w:rsid w:val="0040786E"/>
    <w:rsid w:val="00411F7E"/>
    <w:rsid w:val="004124C1"/>
    <w:rsid w:val="00412CC5"/>
    <w:rsid w:val="00413209"/>
    <w:rsid w:val="0041638C"/>
    <w:rsid w:val="00420D8E"/>
    <w:rsid w:val="004224A0"/>
    <w:rsid w:val="00422971"/>
    <w:rsid w:val="00423039"/>
    <w:rsid w:val="00423EED"/>
    <w:rsid w:val="00425650"/>
    <w:rsid w:val="004256A0"/>
    <w:rsid w:val="00425B61"/>
    <w:rsid w:val="004270A4"/>
    <w:rsid w:val="004271E7"/>
    <w:rsid w:val="004273A7"/>
    <w:rsid w:val="0042773D"/>
    <w:rsid w:val="004302C8"/>
    <w:rsid w:val="00430391"/>
    <w:rsid w:val="00430922"/>
    <w:rsid w:val="00432F7C"/>
    <w:rsid w:val="0043467F"/>
    <w:rsid w:val="0043526D"/>
    <w:rsid w:val="004363BC"/>
    <w:rsid w:val="004374AB"/>
    <w:rsid w:val="004378FE"/>
    <w:rsid w:val="004427EC"/>
    <w:rsid w:val="00443816"/>
    <w:rsid w:val="00443EEE"/>
    <w:rsid w:val="00444447"/>
    <w:rsid w:val="004453F7"/>
    <w:rsid w:val="00445EFD"/>
    <w:rsid w:val="0044640F"/>
    <w:rsid w:val="00446480"/>
    <w:rsid w:val="00446815"/>
    <w:rsid w:val="00450341"/>
    <w:rsid w:val="00452675"/>
    <w:rsid w:val="00452A0B"/>
    <w:rsid w:val="0045313F"/>
    <w:rsid w:val="00455C9A"/>
    <w:rsid w:val="00457391"/>
    <w:rsid w:val="0045769F"/>
    <w:rsid w:val="00457739"/>
    <w:rsid w:val="004603DD"/>
    <w:rsid w:val="004606CB"/>
    <w:rsid w:val="00463EB6"/>
    <w:rsid w:val="00463EDC"/>
    <w:rsid w:val="0046506E"/>
    <w:rsid w:val="00466761"/>
    <w:rsid w:val="00466D51"/>
    <w:rsid w:val="00466E6C"/>
    <w:rsid w:val="00467231"/>
    <w:rsid w:val="00467458"/>
    <w:rsid w:val="0047194B"/>
    <w:rsid w:val="004719FB"/>
    <w:rsid w:val="00472C73"/>
    <w:rsid w:val="00474169"/>
    <w:rsid w:val="00474C0B"/>
    <w:rsid w:val="00474C30"/>
    <w:rsid w:val="00474E97"/>
    <w:rsid w:val="00475678"/>
    <w:rsid w:val="00475B97"/>
    <w:rsid w:val="00476FB0"/>
    <w:rsid w:val="00477AA8"/>
    <w:rsid w:val="00480326"/>
    <w:rsid w:val="00480B52"/>
    <w:rsid w:val="00481759"/>
    <w:rsid w:val="00481C8A"/>
    <w:rsid w:val="004830CF"/>
    <w:rsid w:val="0048334F"/>
    <w:rsid w:val="00485B63"/>
    <w:rsid w:val="004865F1"/>
    <w:rsid w:val="00487BF2"/>
    <w:rsid w:val="004922BA"/>
    <w:rsid w:val="00492674"/>
    <w:rsid w:val="00492E08"/>
    <w:rsid w:val="00493B23"/>
    <w:rsid w:val="00493F54"/>
    <w:rsid w:val="00493FD2"/>
    <w:rsid w:val="004947EE"/>
    <w:rsid w:val="004952DC"/>
    <w:rsid w:val="00496368"/>
    <w:rsid w:val="00497AFF"/>
    <w:rsid w:val="004A0733"/>
    <w:rsid w:val="004A32C2"/>
    <w:rsid w:val="004A34E5"/>
    <w:rsid w:val="004A3E2E"/>
    <w:rsid w:val="004A41E6"/>
    <w:rsid w:val="004A51FD"/>
    <w:rsid w:val="004A53B2"/>
    <w:rsid w:val="004A54F3"/>
    <w:rsid w:val="004A5855"/>
    <w:rsid w:val="004A6368"/>
    <w:rsid w:val="004A6BC0"/>
    <w:rsid w:val="004A76B3"/>
    <w:rsid w:val="004A7945"/>
    <w:rsid w:val="004A7FCE"/>
    <w:rsid w:val="004B0DDA"/>
    <w:rsid w:val="004B1432"/>
    <w:rsid w:val="004B14F8"/>
    <w:rsid w:val="004B25E1"/>
    <w:rsid w:val="004B3041"/>
    <w:rsid w:val="004B32E4"/>
    <w:rsid w:val="004B33C2"/>
    <w:rsid w:val="004B34B6"/>
    <w:rsid w:val="004B4670"/>
    <w:rsid w:val="004B5E76"/>
    <w:rsid w:val="004B7B30"/>
    <w:rsid w:val="004B7C73"/>
    <w:rsid w:val="004C1073"/>
    <w:rsid w:val="004C2E8E"/>
    <w:rsid w:val="004C3AC5"/>
    <w:rsid w:val="004C64C5"/>
    <w:rsid w:val="004D2594"/>
    <w:rsid w:val="004D2C42"/>
    <w:rsid w:val="004D2F50"/>
    <w:rsid w:val="004D3136"/>
    <w:rsid w:val="004D4996"/>
    <w:rsid w:val="004D4FFE"/>
    <w:rsid w:val="004D545C"/>
    <w:rsid w:val="004D69D8"/>
    <w:rsid w:val="004D6D79"/>
    <w:rsid w:val="004D73CE"/>
    <w:rsid w:val="004D7448"/>
    <w:rsid w:val="004D7E97"/>
    <w:rsid w:val="004E02C4"/>
    <w:rsid w:val="004E1C28"/>
    <w:rsid w:val="004E2948"/>
    <w:rsid w:val="004E33F1"/>
    <w:rsid w:val="004E438E"/>
    <w:rsid w:val="004E54B8"/>
    <w:rsid w:val="004E6445"/>
    <w:rsid w:val="004E70AC"/>
    <w:rsid w:val="004E7407"/>
    <w:rsid w:val="004E7FD8"/>
    <w:rsid w:val="004F14BA"/>
    <w:rsid w:val="004F293F"/>
    <w:rsid w:val="004F5558"/>
    <w:rsid w:val="004F6CD8"/>
    <w:rsid w:val="0050568F"/>
    <w:rsid w:val="00505B78"/>
    <w:rsid w:val="00505EF3"/>
    <w:rsid w:val="005066B4"/>
    <w:rsid w:val="00506936"/>
    <w:rsid w:val="005077EB"/>
    <w:rsid w:val="0050782A"/>
    <w:rsid w:val="00511D27"/>
    <w:rsid w:val="005124BA"/>
    <w:rsid w:val="005131E1"/>
    <w:rsid w:val="00514C61"/>
    <w:rsid w:val="00516B5F"/>
    <w:rsid w:val="00517773"/>
    <w:rsid w:val="00517AC9"/>
    <w:rsid w:val="005206E0"/>
    <w:rsid w:val="00520DCC"/>
    <w:rsid w:val="00520EDA"/>
    <w:rsid w:val="005210C5"/>
    <w:rsid w:val="005213F3"/>
    <w:rsid w:val="00521462"/>
    <w:rsid w:val="00521F63"/>
    <w:rsid w:val="00522AF0"/>
    <w:rsid w:val="00522E43"/>
    <w:rsid w:val="005236CD"/>
    <w:rsid w:val="00524BAB"/>
    <w:rsid w:val="0052503C"/>
    <w:rsid w:val="00526ABD"/>
    <w:rsid w:val="0052784B"/>
    <w:rsid w:val="0053008A"/>
    <w:rsid w:val="00531FEF"/>
    <w:rsid w:val="0053233A"/>
    <w:rsid w:val="0053251F"/>
    <w:rsid w:val="005326E0"/>
    <w:rsid w:val="00534A38"/>
    <w:rsid w:val="00535038"/>
    <w:rsid w:val="005351E3"/>
    <w:rsid w:val="00535485"/>
    <w:rsid w:val="00535CFC"/>
    <w:rsid w:val="00537833"/>
    <w:rsid w:val="00537EEC"/>
    <w:rsid w:val="00541264"/>
    <w:rsid w:val="005416C6"/>
    <w:rsid w:val="00541EE1"/>
    <w:rsid w:val="00542A70"/>
    <w:rsid w:val="005431A8"/>
    <w:rsid w:val="00543BE8"/>
    <w:rsid w:val="00544234"/>
    <w:rsid w:val="0054477A"/>
    <w:rsid w:val="00545B19"/>
    <w:rsid w:val="00545E11"/>
    <w:rsid w:val="005472B1"/>
    <w:rsid w:val="00547339"/>
    <w:rsid w:val="00547A15"/>
    <w:rsid w:val="00547AE5"/>
    <w:rsid w:val="00550009"/>
    <w:rsid w:val="00553F72"/>
    <w:rsid w:val="0055424D"/>
    <w:rsid w:val="005547B0"/>
    <w:rsid w:val="005548FC"/>
    <w:rsid w:val="00554D5D"/>
    <w:rsid w:val="00554F7E"/>
    <w:rsid w:val="0055582A"/>
    <w:rsid w:val="00556A90"/>
    <w:rsid w:val="00557FD2"/>
    <w:rsid w:val="0056116F"/>
    <w:rsid w:val="00561FCA"/>
    <w:rsid w:val="00562875"/>
    <w:rsid w:val="00563CCC"/>
    <w:rsid w:val="00564464"/>
    <w:rsid w:val="005656B3"/>
    <w:rsid w:val="0056580E"/>
    <w:rsid w:val="00567493"/>
    <w:rsid w:val="00567836"/>
    <w:rsid w:val="00567ADC"/>
    <w:rsid w:val="005701F0"/>
    <w:rsid w:val="00570F36"/>
    <w:rsid w:val="00571355"/>
    <w:rsid w:val="005735A3"/>
    <w:rsid w:val="005739C8"/>
    <w:rsid w:val="005741E1"/>
    <w:rsid w:val="0057451E"/>
    <w:rsid w:val="00574620"/>
    <w:rsid w:val="00574E73"/>
    <w:rsid w:val="00574E9F"/>
    <w:rsid w:val="00574FC9"/>
    <w:rsid w:val="00576BE5"/>
    <w:rsid w:val="00576F00"/>
    <w:rsid w:val="00577192"/>
    <w:rsid w:val="00581DD6"/>
    <w:rsid w:val="005826BB"/>
    <w:rsid w:val="00582C11"/>
    <w:rsid w:val="00584255"/>
    <w:rsid w:val="00584A0F"/>
    <w:rsid w:val="00584E9B"/>
    <w:rsid w:val="005858CA"/>
    <w:rsid w:val="0058597A"/>
    <w:rsid w:val="00586BB4"/>
    <w:rsid w:val="00586ECA"/>
    <w:rsid w:val="00587433"/>
    <w:rsid w:val="005877E7"/>
    <w:rsid w:val="00587C8A"/>
    <w:rsid w:val="00587FD2"/>
    <w:rsid w:val="005904C2"/>
    <w:rsid w:val="005910F5"/>
    <w:rsid w:val="00591463"/>
    <w:rsid w:val="00592E98"/>
    <w:rsid w:val="00593757"/>
    <w:rsid w:val="0059505B"/>
    <w:rsid w:val="005952B6"/>
    <w:rsid w:val="00595709"/>
    <w:rsid w:val="00595787"/>
    <w:rsid w:val="00595B34"/>
    <w:rsid w:val="005A0187"/>
    <w:rsid w:val="005A0C68"/>
    <w:rsid w:val="005A0D1C"/>
    <w:rsid w:val="005A1153"/>
    <w:rsid w:val="005A25CC"/>
    <w:rsid w:val="005A26DD"/>
    <w:rsid w:val="005A377D"/>
    <w:rsid w:val="005A39B3"/>
    <w:rsid w:val="005A3A54"/>
    <w:rsid w:val="005A40AB"/>
    <w:rsid w:val="005A460F"/>
    <w:rsid w:val="005A53CB"/>
    <w:rsid w:val="005A5519"/>
    <w:rsid w:val="005A7417"/>
    <w:rsid w:val="005A7EE9"/>
    <w:rsid w:val="005B007E"/>
    <w:rsid w:val="005B0FE0"/>
    <w:rsid w:val="005B13E0"/>
    <w:rsid w:val="005B1DC2"/>
    <w:rsid w:val="005B4BCC"/>
    <w:rsid w:val="005B56ED"/>
    <w:rsid w:val="005B5FF2"/>
    <w:rsid w:val="005B65BD"/>
    <w:rsid w:val="005C0F05"/>
    <w:rsid w:val="005C122B"/>
    <w:rsid w:val="005C24FC"/>
    <w:rsid w:val="005C34E4"/>
    <w:rsid w:val="005C362A"/>
    <w:rsid w:val="005C39D0"/>
    <w:rsid w:val="005C39E0"/>
    <w:rsid w:val="005C3F32"/>
    <w:rsid w:val="005C454D"/>
    <w:rsid w:val="005C4B60"/>
    <w:rsid w:val="005C4F54"/>
    <w:rsid w:val="005D075E"/>
    <w:rsid w:val="005D1785"/>
    <w:rsid w:val="005D3441"/>
    <w:rsid w:val="005D4A3E"/>
    <w:rsid w:val="005D4F81"/>
    <w:rsid w:val="005D4FA9"/>
    <w:rsid w:val="005D57FA"/>
    <w:rsid w:val="005D6B96"/>
    <w:rsid w:val="005E0370"/>
    <w:rsid w:val="005E0BF4"/>
    <w:rsid w:val="005E134D"/>
    <w:rsid w:val="005E2DDE"/>
    <w:rsid w:val="005E4B9C"/>
    <w:rsid w:val="005E4DF8"/>
    <w:rsid w:val="005E6E25"/>
    <w:rsid w:val="005E73E4"/>
    <w:rsid w:val="005E7518"/>
    <w:rsid w:val="005E78B7"/>
    <w:rsid w:val="005F24BE"/>
    <w:rsid w:val="005F33B7"/>
    <w:rsid w:val="005F3F8C"/>
    <w:rsid w:val="005F40F1"/>
    <w:rsid w:val="005F5C86"/>
    <w:rsid w:val="005F6729"/>
    <w:rsid w:val="005F6AE6"/>
    <w:rsid w:val="005F797B"/>
    <w:rsid w:val="005F79E5"/>
    <w:rsid w:val="00600610"/>
    <w:rsid w:val="006007E0"/>
    <w:rsid w:val="006007FA"/>
    <w:rsid w:val="006008A6"/>
    <w:rsid w:val="00600EF9"/>
    <w:rsid w:val="006013DD"/>
    <w:rsid w:val="00603861"/>
    <w:rsid w:val="006053A4"/>
    <w:rsid w:val="006054F2"/>
    <w:rsid w:val="006057E9"/>
    <w:rsid w:val="00607910"/>
    <w:rsid w:val="00607A22"/>
    <w:rsid w:val="00610D00"/>
    <w:rsid w:val="00611C67"/>
    <w:rsid w:val="0061204C"/>
    <w:rsid w:val="00616ACE"/>
    <w:rsid w:val="00617449"/>
    <w:rsid w:val="00617EA3"/>
    <w:rsid w:val="006206F9"/>
    <w:rsid w:val="00621E91"/>
    <w:rsid w:val="00622738"/>
    <w:rsid w:val="00622B28"/>
    <w:rsid w:val="006242FB"/>
    <w:rsid w:val="006262A3"/>
    <w:rsid w:val="00626686"/>
    <w:rsid w:val="006302CC"/>
    <w:rsid w:val="00631135"/>
    <w:rsid w:val="006316C2"/>
    <w:rsid w:val="00631A5A"/>
    <w:rsid w:val="00631DC5"/>
    <w:rsid w:val="00631FEB"/>
    <w:rsid w:val="00633984"/>
    <w:rsid w:val="0063548F"/>
    <w:rsid w:val="00637009"/>
    <w:rsid w:val="00641437"/>
    <w:rsid w:val="00641FC6"/>
    <w:rsid w:val="00642343"/>
    <w:rsid w:val="00642EFB"/>
    <w:rsid w:val="00643113"/>
    <w:rsid w:val="00643A89"/>
    <w:rsid w:val="00643DCB"/>
    <w:rsid w:val="00644625"/>
    <w:rsid w:val="006446D4"/>
    <w:rsid w:val="0064480B"/>
    <w:rsid w:val="006460F4"/>
    <w:rsid w:val="00646403"/>
    <w:rsid w:val="00650213"/>
    <w:rsid w:val="00652055"/>
    <w:rsid w:val="006531FE"/>
    <w:rsid w:val="0065320B"/>
    <w:rsid w:val="0065329F"/>
    <w:rsid w:val="006535F8"/>
    <w:rsid w:val="00660833"/>
    <w:rsid w:val="006608A4"/>
    <w:rsid w:val="00662938"/>
    <w:rsid w:val="0066377B"/>
    <w:rsid w:val="006639D4"/>
    <w:rsid w:val="00664E39"/>
    <w:rsid w:val="00666D8B"/>
    <w:rsid w:val="0066748C"/>
    <w:rsid w:val="00667DAF"/>
    <w:rsid w:val="00670CDE"/>
    <w:rsid w:val="0067303B"/>
    <w:rsid w:val="006733C0"/>
    <w:rsid w:val="00673643"/>
    <w:rsid w:val="00673784"/>
    <w:rsid w:val="00674783"/>
    <w:rsid w:val="0067554F"/>
    <w:rsid w:val="006757C6"/>
    <w:rsid w:val="00675E4F"/>
    <w:rsid w:val="00677833"/>
    <w:rsid w:val="006816E4"/>
    <w:rsid w:val="00681C51"/>
    <w:rsid w:val="006831FA"/>
    <w:rsid w:val="00683309"/>
    <w:rsid w:val="00683D2A"/>
    <w:rsid w:val="006874F1"/>
    <w:rsid w:val="006900FF"/>
    <w:rsid w:val="00690802"/>
    <w:rsid w:val="00691B69"/>
    <w:rsid w:val="006920B7"/>
    <w:rsid w:val="0069286D"/>
    <w:rsid w:val="00693983"/>
    <w:rsid w:val="0069403A"/>
    <w:rsid w:val="00694E35"/>
    <w:rsid w:val="00695154"/>
    <w:rsid w:val="00696713"/>
    <w:rsid w:val="00696DF9"/>
    <w:rsid w:val="006971D7"/>
    <w:rsid w:val="006A14E9"/>
    <w:rsid w:val="006A193F"/>
    <w:rsid w:val="006A2B71"/>
    <w:rsid w:val="006A316B"/>
    <w:rsid w:val="006A319C"/>
    <w:rsid w:val="006A31BE"/>
    <w:rsid w:val="006A489C"/>
    <w:rsid w:val="006A4E8B"/>
    <w:rsid w:val="006A60D3"/>
    <w:rsid w:val="006A7692"/>
    <w:rsid w:val="006B0C02"/>
    <w:rsid w:val="006B14AF"/>
    <w:rsid w:val="006B2280"/>
    <w:rsid w:val="006B2B5A"/>
    <w:rsid w:val="006B30D6"/>
    <w:rsid w:val="006B4E69"/>
    <w:rsid w:val="006B521A"/>
    <w:rsid w:val="006B57AE"/>
    <w:rsid w:val="006B60CC"/>
    <w:rsid w:val="006B69B3"/>
    <w:rsid w:val="006B6BBB"/>
    <w:rsid w:val="006C0687"/>
    <w:rsid w:val="006C0A36"/>
    <w:rsid w:val="006C1271"/>
    <w:rsid w:val="006C221D"/>
    <w:rsid w:val="006C4636"/>
    <w:rsid w:val="006C46D2"/>
    <w:rsid w:val="006C4BD7"/>
    <w:rsid w:val="006C4F94"/>
    <w:rsid w:val="006C5856"/>
    <w:rsid w:val="006C5CB9"/>
    <w:rsid w:val="006C6C07"/>
    <w:rsid w:val="006C707F"/>
    <w:rsid w:val="006C7650"/>
    <w:rsid w:val="006D04C5"/>
    <w:rsid w:val="006D0EC0"/>
    <w:rsid w:val="006D12A6"/>
    <w:rsid w:val="006D18AF"/>
    <w:rsid w:val="006D3025"/>
    <w:rsid w:val="006D30C7"/>
    <w:rsid w:val="006D336E"/>
    <w:rsid w:val="006D38D9"/>
    <w:rsid w:val="006D472F"/>
    <w:rsid w:val="006D4F36"/>
    <w:rsid w:val="006D6711"/>
    <w:rsid w:val="006D6B9E"/>
    <w:rsid w:val="006D6C2F"/>
    <w:rsid w:val="006D750D"/>
    <w:rsid w:val="006E0EF0"/>
    <w:rsid w:val="006E14E1"/>
    <w:rsid w:val="006E1E81"/>
    <w:rsid w:val="006E2313"/>
    <w:rsid w:val="006E2BBB"/>
    <w:rsid w:val="006E32D3"/>
    <w:rsid w:val="006E332A"/>
    <w:rsid w:val="006E39B0"/>
    <w:rsid w:val="006E3D12"/>
    <w:rsid w:val="006E3D3B"/>
    <w:rsid w:val="006E436A"/>
    <w:rsid w:val="006E4F16"/>
    <w:rsid w:val="006E51B7"/>
    <w:rsid w:val="006E5D04"/>
    <w:rsid w:val="006E6C45"/>
    <w:rsid w:val="006F0290"/>
    <w:rsid w:val="006F03E3"/>
    <w:rsid w:val="006F0B43"/>
    <w:rsid w:val="006F1479"/>
    <w:rsid w:val="006F1AF4"/>
    <w:rsid w:val="006F2FC9"/>
    <w:rsid w:val="006F6D33"/>
    <w:rsid w:val="006F712A"/>
    <w:rsid w:val="006F7746"/>
    <w:rsid w:val="0070004B"/>
    <w:rsid w:val="0070030D"/>
    <w:rsid w:val="007025FF"/>
    <w:rsid w:val="00702E0F"/>
    <w:rsid w:val="00703983"/>
    <w:rsid w:val="007044EB"/>
    <w:rsid w:val="007050B3"/>
    <w:rsid w:val="007057C9"/>
    <w:rsid w:val="00705A17"/>
    <w:rsid w:val="00705D00"/>
    <w:rsid w:val="0070672F"/>
    <w:rsid w:val="0071099E"/>
    <w:rsid w:val="00712561"/>
    <w:rsid w:val="007129E0"/>
    <w:rsid w:val="00715401"/>
    <w:rsid w:val="00716697"/>
    <w:rsid w:val="007167DD"/>
    <w:rsid w:val="00721214"/>
    <w:rsid w:val="00724D9F"/>
    <w:rsid w:val="007271AE"/>
    <w:rsid w:val="0072777D"/>
    <w:rsid w:val="00730219"/>
    <w:rsid w:val="0073086A"/>
    <w:rsid w:val="007309E3"/>
    <w:rsid w:val="00731121"/>
    <w:rsid w:val="00731AFF"/>
    <w:rsid w:val="00732B77"/>
    <w:rsid w:val="00734A76"/>
    <w:rsid w:val="00736C51"/>
    <w:rsid w:val="00736E81"/>
    <w:rsid w:val="00737CED"/>
    <w:rsid w:val="00740C2E"/>
    <w:rsid w:val="00742AA7"/>
    <w:rsid w:val="00742F61"/>
    <w:rsid w:val="0074307B"/>
    <w:rsid w:val="00746F46"/>
    <w:rsid w:val="00747D83"/>
    <w:rsid w:val="007505AF"/>
    <w:rsid w:val="007526A2"/>
    <w:rsid w:val="00752F26"/>
    <w:rsid w:val="0075304D"/>
    <w:rsid w:val="007540E5"/>
    <w:rsid w:val="00754885"/>
    <w:rsid w:val="007555EA"/>
    <w:rsid w:val="00755F94"/>
    <w:rsid w:val="00757253"/>
    <w:rsid w:val="00757337"/>
    <w:rsid w:val="00760566"/>
    <w:rsid w:val="00761C3C"/>
    <w:rsid w:val="00761F06"/>
    <w:rsid w:val="007623C1"/>
    <w:rsid w:val="007627A6"/>
    <w:rsid w:val="00762A51"/>
    <w:rsid w:val="00762CE7"/>
    <w:rsid w:val="00762D6F"/>
    <w:rsid w:val="00762FB6"/>
    <w:rsid w:val="007645EB"/>
    <w:rsid w:val="00764992"/>
    <w:rsid w:val="00765FA9"/>
    <w:rsid w:val="00766121"/>
    <w:rsid w:val="00766585"/>
    <w:rsid w:val="00766F66"/>
    <w:rsid w:val="007673B7"/>
    <w:rsid w:val="007700B0"/>
    <w:rsid w:val="0077335F"/>
    <w:rsid w:val="00773A8B"/>
    <w:rsid w:val="00775118"/>
    <w:rsid w:val="007764AF"/>
    <w:rsid w:val="007772C3"/>
    <w:rsid w:val="00777B0C"/>
    <w:rsid w:val="00777F11"/>
    <w:rsid w:val="00781086"/>
    <w:rsid w:val="0078220E"/>
    <w:rsid w:val="007836F9"/>
    <w:rsid w:val="007867C8"/>
    <w:rsid w:val="007871C9"/>
    <w:rsid w:val="007872EA"/>
    <w:rsid w:val="007873FD"/>
    <w:rsid w:val="00787C4C"/>
    <w:rsid w:val="0079056B"/>
    <w:rsid w:val="0079078E"/>
    <w:rsid w:val="00790A98"/>
    <w:rsid w:val="007927A0"/>
    <w:rsid w:val="007943D8"/>
    <w:rsid w:val="007951EF"/>
    <w:rsid w:val="00797127"/>
    <w:rsid w:val="00797699"/>
    <w:rsid w:val="0079792B"/>
    <w:rsid w:val="007A1402"/>
    <w:rsid w:val="007A144B"/>
    <w:rsid w:val="007A298C"/>
    <w:rsid w:val="007A37DB"/>
    <w:rsid w:val="007A4145"/>
    <w:rsid w:val="007A41BE"/>
    <w:rsid w:val="007A4FC5"/>
    <w:rsid w:val="007A5EA6"/>
    <w:rsid w:val="007A6F6A"/>
    <w:rsid w:val="007B0A0F"/>
    <w:rsid w:val="007B143A"/>
    <w:rsid w:val="007B15DE"/>
    <w:rsid w:val="007B2BF3"/>
    <w:rsid w:val="007B3639"/>
    <w:rsid w:val="007B4A45"/>
    <w:rsid w:val="007B4CB4"/>
    <w:rsid w:val="007B5B0F"/>
    <w:rsid w:val="007B6F75"/>
    <w:rsid w:val="007C0BFF"/>
    <w:rsid w:val="007C1632"/>
    <w:rsid w:val="007C16D8"/>
    <w:rsid w:val="007C2A67"/>
    <w:rsid w:val="007C44D6"/>
    <w:rsid w:val="007C4D81"/>
    <w:rsid w:val="007C531D"/>
    <w:rsid w:val="007C732B"/>
    <w:rsid w:val="007C776C"/>
    <w:rsid w:val="007D0091"/>
    <w:rsid w:val="007D0D48"/>
    <w:rsid w:val="007D25A0"/>
    <w:rsid w:val="007D6BB8"/>
    <w:rsid w:val="007D7A29"/>
    <w:rsid w:val="007E039B"/>
    <w:rsid w:val="007E0BD4"/>
    <w:rsid w:val="007E11C4"/>
    <w:rsid w:val="007E1759"/>
    <w:rsid w:val="007E2257"/>
    <w:rsid w:val="007E4FC2"/>
    <w:rsid w:val="007E51F1"/>
    <w:rsid w:val="007E69F1"/>
    <w:rsid w:val="007E777A"/>
    <w:rsid w:val="007F0184"/>
    <w:rsid w:val="007F03B4"/>
    <w:rsid w:val="007F0DB7"/>
    <w:rsid w:val="007F4B09"/>
    <w:rsid w:val="007F7C7D"/>
    <w:rsid w:val="00800F33"/>
    <w:rsid w:val="00800F6F"/>
    <w:rsid w:val="00801040"/>
    <w:rsid w:val="00801F28"/>
    <w:rsid w:val="00802134"/>
    <w:rsid w:val="0080229D"/>
    <w:rsid w:val="00804024"/>
    <w:rsid w:val="00805417"/>
    <w:rsid w:val="00806942"/>
    <w:rsid w:val="008073D2"/>
    <w:rsid w:val="00807A84"/>
    <w:rsid w:val="008104C8"/>
    <w:rsid w:val="008108A6"/>
    <w:rsid w:val="008109E5"/>
    <w:rsid w:val="00811B96"/>
    <w:rsid w:val="008123D1"/>
    <w:rsid w:val="00812D97"/>
    <w:rsid w:val="00815162"/>
    <w:rsid w:val="008156EB"/>
    <w:rsid w:val="00816945"/>
    <w:rsid w:val="00816AA7"/>
    <w:rsid w:val="00817607"/>
    <w:rsid w:val="00820007"/>
    <w:rsid w:val="008202AB"/>
    <w:rsid w:val="008222EB"/>
    <w:rsid w:val="0082267B"/>
    <w:rsid w:val="0082409D"/>
    <w:rsid w:val="00824F7E"/>
    <w:rsid w:val="008254F3"/>
    <w:rsid w:val="008258CD"/>
    <w:rsid w:val="008260A9"/>
    <w:rsid w:val="008274F0"/>
    <w:rsid w:val="00827AD8"/>
    <w:rsid w:val="008309DE"/>
    <w:rsid w:val="00831C34"/>
    <w:rsid w:val="00832127"/>
    <w:rsid w:val="00834E15"/>
    <w:rsid w:val="008354B5"/>
    <w:rsid w:val="008363D9"/>
    <w:rsid w:val="00836466"/>
    <w:rsid w:val="00836A69"/>
    <w:rsid w:val="00837786"/>
    <w:rsid w:val="00837D48"/>
    <w:rsid w:val="00841F74"/>
    <w:rsid w:val="00842D1F"/>
    <w:rsid w:val="008458BB"/>
    <w:rsid w:val="00847E26"/>
    <w:rsid w:val="00851052"/>
    <w:rsid w:val="00851496"/>
    <w:rsid w:val="0085163C"/>
    <w:rsid w:val="0085233F"/>
    <w:rsid w:val="0085382A"/>
    <w:rsid w:val="00857589"/>
    <w:rsid w:val="00860426"/>
    <w:rsid w:val="00860C3E"/>
    <w:rsid w:val="00861C01"/>
    <w:rsid w:val="008630B3"/>
    <w:rsid w:val="00863584"/>
    <w:rsid w:val="0086437A"/>
    <w:rsid w:val="00864B7B"/>
    <w:rsid w:val="008662D4"/>
    <w:rsid w:val="00866A3E"/>
    <w:rsid w:val="00871796"/>
    <w:rsid w:val="00871C63"/>
    <w:rsid w:val="00871FA7"/>
    <w:rsid w:val="00875AB9"/>
    <w:rsid w:val="00875BBD"/>
    <w:rsid w:val="00876204"/>
    <w:rsid w:val="00876C8C"/>
    <w:rsid w:val="00881120"/>
    <w:rsid w:val="008837A8"/>
    <w:rsid w:val="00883AE1"/>
    <w:rsid w:val="008840AA"/>
    <w:rsid w:val="00884D11"/>
    <w:rsid w:val="00885B31"/>
    <w:rsid w:val="00885D8E"/>
    <w:rsid w:val="0088656F"/>
    <w:rsid w:val="008871D0"/>
    <w:rsid w:val="008907F6"/>
    <w:rsid w:val="0089126C"/>
    <w:rsid w:val="00891452"/>
    <w:rsid w:val="0089161B"/>
    <w:rsid w:val="008917BF"/>
    <w:rsid w:val="0089366A"/>
    <w:rsid w:val="00894B03"/>
    <w:rsid w:val="0089544D"/>
    <w:rsid w:val="00895AF3"/>
    <w:rsid w:val="00896021"/>
    <w:rsid w:val="00896E73"/>
    <w:rsid w:val="00896F6A"/>
    <w:rsid w:val="00897B0B"/>
    <w:rsid w:val="008A157C"/>
    <w:rsid w:val="008A1865"/>
    <w:rsid w:val="008A1A00"/>
    <w:rsid w:val="008A3FEC"/>
    <w:rsid w:val="008A4C9B"/>
    <w:rsid w:val="008A5992"/>
    <w:rsid w:val="008A71B0"/>
    <w:rsid w:val="008A7D16"/>
    <w:rsid w:val="008B199F"/>
    <w:rsid w:val="008B298A"/>
    <w:rsid w:val="008B328B"/>
    <w:rsid w:val="008B4729"/>
    <w:rsid w:val="008B4BF7"/>
    <w:rsid w:val="008B4E0C"/>
    <w:rsid w:val="008B61D2"/>
    <w:rsid w:val="008B62F4"/>
    <w:rsid w:val="008B658A"/>
    <w:rsid w:val="008B68E9"/>
    <w:rsid w:val="008B76C0"/>
    <w:rsid w:val="008C000A"/>
    <w:rsid w:val="008C095F"/>
    <w:rsid w:val="008C3949"/>
    <w:rsid w:val="008C3C43"/>
    <w:rsid w:val="008C53FF"/>
    <w:rsid w:val="008C60E3"/>
    <w:rsid w:val="008C751D"/>
    <w:rsid w:val="008D0FB3"/>
    <w:rsid w:val="008D163E"/>
    <w:rsid w:val="008D1744"/>
    <w:rsid w:val="008D288A"/>
    <w:rsid w:val="008D2B5F"/>
    <w:rsid w:val="008D2DCF"/>
    <w:rsid w:val="008D3F2B"/>
    <w:rsid w:val="008D484B"/>
    <w:rsid w:val="008D7B3B"/>
    <w:rsid w:val="008E2C19"/>
    <w:rsid w:val="008E301A"/>
    <w:rsid w:val="008E3268"/>
    <w:rsid w:val="008E3452"/>
    <w:rsid w:val="008E363F"/>
    <w:rsid w:val="008E47B6"/>
    <w:rsid w:val="008E6308"/>
    <w:rsid w:val="008E6C62"/>
    <w:rsid w:val="008F45F5"/>
    <w:rsid w:val="008F4C1A"/>
    <w:rsid w:val="008F4D43"/>
    <w:rsid w:val="008F6A72"/>
    <w:rsid w:val="008F719F"/>
    <w:rsid w:val="009007C0"/>
    <w:rsid w:val="0090276E"/>
    <w:rsid w:val="00905614"/>
    <w:rsid w:val="009072BA"/>
    <w:rsid w:val="009074D8"/>
    <w:rsid w:val="00907A12"/>
    <w:rsid w:val="009106FC"/>
    <w:rsid w:val="00912A11"/>
    <w:rsid w:val="00912EE4"/>
    <w:rsid w:val="00913CA9"/>
    <w:rsid w:val="0091415E"/>
    <w:rsid w:val="00916AE5"/>
    <w:rsid w:val="0091746C"/>
    <w:rsid w:val="00917966"/>
    <w:rsid w:val="00917BA6"/>
    <w:rsid w:val="00917DE3"/>
    <w:rsid w:val="00920657"/>
    <w:rsid w:val="009206A0"/>
    <w:rsid w:val="00921193"/>
    <w:rsid w:val="00921531"/>
    <w:rsid w:val="00922200"/>
    <w:rsid w:val="00922418"/>
    <w:rsid w:val="00922E05"/>
    <w:rsid w:val="00923D7E"/>
    <w:rsid w:val="00924093"/>
    <w:rsid w:val="0092455E"/>
    <w:rsid w:val="00924A79"/>
    <w:rsid w:val="00924DD1"/>
    <w:rsid w:val="00925298"/>
    <w:rsid w:val="0092532A"/>
    <w:rsid w:val="00925D41"/>
    <w:rsid w:val="00927212"/>
    <w:rsid w:val="009276B5"/>
    <w:rsid w:val="009302B6"/>
    <w:rsid w:val="00932300"/>
    <w:rsid w:val="00933365"/>
    <w:rsid w:val="00933975"/>
    <w:rsid w:val="00934948"/>
    <w:rsid w:val="0093557C"/>
    <w:rsid w:val="00936702"/>
    <w:rsid w:val="00936BC6"/>
    <w:rsid w:val="00937A3E"/>
    <w:rsid w:val="00937CAE"/>
    <w:rsid w:val="00937DF5"/>
    <w:rsid w:val="00937EA2"/>
    <w:rsid w:val="00940364"/>
    <w:rsid w:val="00940C8B"/>
    <w:rsid w:val="00941625"/>
    <w:rsid w:val="00944919"/>
    <w:rsid w:val="00944D12"/>
    <w:rsid w:val="0094559B"/>
    <w:rsid w:val="00945A5B"/>
    <w:rsid w:val="00945DA7"/>
    <w:rsid w:val="0094617E"/>
    <w:rsid w:val="00946E27"/>
    <w:rsid w:val="00947127"/>
    <w:rsid w:val="00947A3D"/>
    <w:rsid w:val="00947AA5"/>
    <w:rsid w:val="00947AF4"/>
    <w:rsid w:val="00951F5C"/>
    <w:rsid w:val="00952557"/>
    <w:rsid w:val="00952FBE"/>
    <w:rsid w:val="00954D91"/>
    <w:rsid w:val="00954F28"/>
    <w:rsid w:val="009558B9"/>
    <w:rsid w:val="00956228"/>
    <w:rsid w:val="0095695F"/>
    <w:rsid w:val="00957922"/>
    <w:rsid w:val="00960910"/>
    <w:rsid w:val="00960921"/>
    <w:rsid w:val="00960A06"/>
    <w:rsid w:val="00960C8C"/>
    <w:rsid w:val="00960FFB"/>
    <w:rsid w:val="00964598"/>
    <w:rsid w:val="00965D34"/>
    <w:rsid w:val="00965E03"/>
    <w:rsid w:val="00966C90"/>
    <w:rsid w:val="00966EAC"/>
    <w:rsid w:val="0096793A"/>
    <w:rsid w:val="00967C14"/>
    <w:rsid w:val="00972E46"/>
    <w:rsid w:val="0097319C"/>
    <w:rsid w:val="009741D6"/>
    <w:rsid w:val="009744BD"/>
    <w:rsid w:val="00974F75"/>
    <w:rsid w:val="009769EC"/>
    <w:rsid w:val="00977262"/>
    <w:rsid w:val="00977B64"/>
    <w:rsid w:val="00980B11"/>
    <w:rsid w:val="00981620"/>
    <w:rsid w:val="009822ED"/>
    <w:rsid w:val="00982487"/>
    <w:rsid w:val="009826CC"/>
    <w:rsid w:val="00983532"/>
    <w:rsid w:val="00983612"/>
    <w:rsid w:val="00984647"/>
    <w:rsid w:val="00984DA2"/>
    <w:rsid w:val="0098658B"/>
    <w:rsid w:val="00986900"/>
    <w:rsid w:val="00986C22"/>
    <w:rsid w:val="00990650"/>
    <w:rsid w:val="009911DB"/>
    <w:rsid w:val="00991CF7"/>
    <w:rsid w:val="0099217D"/>
    <w:rsid w:val="00992AB5"/>
    <w:rsid w:val="00992DE7"/>
    <w:rsid w:val="00993660"/>
    <w:rsid w:val="00994359"/>
    <w:rsid w:val="009944EB"/>
    <w:rsid w:val="00994D76"/>
    <w:rsid w:val="009A0DAF"/>
    <w:rsid w:val="009A0EA0"/>
    <w:rsid w:val="009A2D89"/>
    <w:rsid w:val="009A471A"/>
    <w:rsid w:val="009A5383"/>
    <w:rsid w:val="009A596B"/>
    <w:rsid w:val="009A7280"/>
    <w:rsid w:val="009B104A"/>
    <w:rsid w:val="009B17EC"/>
    <w:rsid w:val="009B1A3E"/>
    <w:rsid w:val="009B5D13"/>
    <w:rsid w:val="009B5F06"/>
    <w:rsid w:val="009B6090"/>
    <w:rsid w:val="009B6507"/>
    <w:rsid w:val="009B6755"/>
    <w:rsid w:val="009B6DFC"/>
    <w:rsid w:val="009B7EBC"/>
    <w:rsid w:val="009C1511"/>
    <w:rsid w:val="009C22EE"/>
    <w:rsid w:val="009C2499"/>
    <w:rsid w:val="009C2AD1"/>
    <w:rsid w:val="009C41E6"/>
    <w:rsid w:val="009C4E66"/>
    <w:rsid w:val="009C4E6C"/>
    <w:rsid w:val="009C5025"/>
    <w:rsid w:val="009C55B9"/>
    <w:rsid w:val="009C6E42"/>
    <w:rsid w:val="009C7762"/>
    <w:rsid w:val="009C7A32"/>
    <w:rsid w:val="009C7C72"/>
    <w:rsid w:val="009C7E94"/>
    <w:rsid w:val="009D0D15"/>
    <w:rsid w:val="009D1862"/>
    <w:rsid w:val="009D19DF"/>
    <w:rsid w:val="009D2952"/>
    <w:rsid w:val="009D2DF9"/>
    <w:rsid w:val="009D3115"/>
    <w:rsid w:val="009D38AC"/>
    <w:rsid w:val="009D4022"/>
    <w:rsid w:val="009D449A"/>
    <w:rsid w:val="009D4F99"/>
    <w:rsid w:val="009D5AD2"/>
    <w:rsid w:val="009D5C80"/>
    <w:rsid w:val="009D6C71"/>
    <w:rsid w:val="009D7527"/>
    <w:rsid w:val="009D7758"/>
    <w:rsid w:val="009E01EE"/>
    <w:rsid w:val="009E0928"/>
    <w:rsid w:val="009E445B"/>
    <w:rsid w:val="009E4E9A"/>
    <w:rsid w:val="009E5D2A"/>
    <w:rsid w:val="009E679E"/>
    <w:rsid w:val="009E6E5C"/>
    <w:rsid w:val="009E73DC"/>
    <w:rsid w:val="009F0511"/>
    <w:rsid w:val="009F0BAC"/>
    <w:rsid w:val="009F19BF"/>
    <w:rsid w:val="009F210F"/>
    <w:rsid w:val="009F2466"/>
    <w:rsid w:val="009F2668"/>
    <w:rsid w:val="009F312A"/>
    <w:rsid w:val="009F323E"/>
    <w:rsid w:val="009F471D"/>
    <w:rsid w:val="009F5FC4"/>
    <w:rsid w:val="009F6A9B"/>
    <w:rsid w:val="009F7441"/>
    <w:rsid w:val="009F7BC9"/>
    <w:rsid w:val="00A0032E"/>
    <w:rsid w:val="00A00CBD"/>
    <w:rsid w:val="00A02885"/>
    <w:rsid w:val="00A07235"/>
    <w:rsid w:val="00A14275"/>
    <w:rsid w:val="00A1484D"/>
    <w:rsid w:val="00A15052"/>
    <w:rsid w:val="00A15509"/>
    <w:rsid w:val="00A16229"/>
    <w:rsid w:val="00A162FE"/>
    <w:rsid w:val="00A163ED"/>
    <w:rsid w:val="00A204BA"/>
    <w:rsid w:val="00A206B7"/>
    <w:rsid w:val="00A20999"/>
    <w:rsid w:val="00A21524"/>
    <w:rsid w:val="00A225EB"/>
    <w:rsid w:val="00A22961"/>
    <w:rsid w:val="00A22B83"/>
    <w:rsid w:val="00A232B3"/>
    <w:rsid w:val="00A249AE"/>
    <w:rsid w:val="00A24C0F"/>
    <w:rsid w:val="00A24E6A"/>
    <w:rsid w:val="00A30682"/>
    <w:rsid w:val="00A3081F"/>
    <w:rsid w:val="00A30ED8"/>
    <w:rsid w:val="00A31548"/>
    <w:rsid w:val="00A3233E"/>
    <w:rsid w:val="00A32398"/>
    <w:rsid w:val="00A328DE"/>
    <w:rsid w:val="00A32C71"/>
    <w:rsid w:val="00A32FEA"/>
    <w:rsid w:val="00A33FD2"/>
    <w:rsid w:val="00A34FB3"/>
    <w:rsid w:val="00A35810"/>
    <w:rsid w:val="00A35827"/>
    <w:rsid w:val="00A36FDF"/>
    <w:rsid w:val="00A40493"/>
    <w:rsid w:val="00A40AE5"/>
    <w:rsid w:val="00A42798"/>
    <w:rsid w:val="00A42F03"/>
    <w:rsid w:val="00A43894"/>
    <w:rsid w:val="00A45D98"/>
    <w:rsid w:val="00A46008"/>
    <w:rsid w:val="00A4638F"/>
    <w:rsid w:val="00A5037A"/>
    <w:rsid w:val="00A503BA"/>
    <w:rsid w:val="00A51C9D"/>
    <w:rsid w:val="00A52BF7"/>
    <w:rsid w:val="00A53814"/>
    <w:rsid w:val="00A564E1"/>
    <w:rsid w:val="00A56BB1"/>
    <w:rsid w:val="00A579E4"/>
    <w:rsid w:val="00A57B7B"/>
    <w:rsid w:val="00A61F56"/>
    <w:rsid w:val="00A65136"/>
    <w:rsid w:val="00A6543D"/>
    <w:rsid w:val="00A6551A"/>
    <w:rsid w:val="00A659FD"/>
    <w:rsid w:val="00A66153"/>
    <w:rsid w:val="00A667BC"/>
    <w:rsid w:val="00A66C93"/>
    <w:rsid w:val="00A67739"/>
    <w:rsid w:val="00A67F23"/>
    <w:rsid w:val="00A70BDF"/>
    <w:rsid w:val="00A70D57"/>
    <w:rsid w:val="00A71964"/>
    <w:rsid w:val="00A7254F"/>
    <w:rsid w:val="00A728D0"/>
    <w:rsid w:val="00A7385C"/>
    <w:rsid w:val="00A74426"/>
    <w:rsid w:val="00A74C20"/>
    <w:rsid w:val="00A80B98"/>
    <w:rsid w:val="00A8119E"/>
    <w:rsid w:val="00A8288A"/>
    <w:rsid w:val="00A82D74"/>
    <w:rsid w:val="00A8335E"/>
    <w:rsid w:val="00A833E0"/>
    <w:rsid w:val="00A84FD6"/>
    <w:rsid w:val="00A85316"/>
    <w:rsid w:val="00A85C28"/>
    <w:rsid w:val="00A8604A"/>
    <w:rsid w:val="00A87800"/>
    <w:rsid w:val="00A90200"/>
    <w:rsid w:val="00A910E2"/>
    <w:rsid w:val="00A913EE"/>
    <w:rsid w:val="00A93B37"/>
    <w:rsid w:val="00A93ED2"/>
    <w:rsid w:val="00A9442D"/>
    <w:rsid w:val="00A9446C"/>
    <w:rsid w:val="00A9506D"/>
    <w:rsid w:val="00A95A2C"/>
    <w:rsid w:val="00A962C7"/>
    <w:rsid w:val="00AA07BB"/>
    <w:rsid w:val="00AA11E4"/>
    <w:rsid w:val="00AA3222"/>
    <w:rsid w:val="00AA3668"/>
    <w:rsid w:val="00AA3A46"/>
    <w:rsid w:val="00AA5124"/>
    <w:rsid w:val="00AA53C7"/>
    <w:rsid w:val="00AA54B5"/>
    <w:rsid w:val="00AA55B4"/>
    <w:rsid w:val="00AA5E82"/>
    <w:rsid w:val="00AA7786"/>
    <w:rsid w:val="00AB0857"/>
    <w:rsid w:val="00AB0B73"/>
    <w:rsid w:val="00AB0D1A"/>
    <w:rsid w:val="00AB1FF1"/>
    <w:rsid w:val="00AB21FD"/>
    <w:rsid w:val="00AB4A49"/>
    <w:rsid w:val="00AB4ADA"/>
    <w:rsid w:val="00AB53B4"/>
    <w:rsid w:val="00AB5488"/>
    <w:rsid w:val="00AB5F20"/>
    <w:rsid w:val="00AB6A01"/>
    <w:rsid w:val="00AB7A4B"/>
    <w:rsid w:val="00AC0B71"/>
    <w:rsid w:val="00AC0E06"/>
    <w:rsid w:val="00AC1486"/>
    <w:rsid w:val="00AC1B3F"/>
    <w:rsid w:val="00AC2F18"/>
    <w:rsid w:val="00AC3DFE"/>
    <w:rsid w:val="00AC4F4B"/>
    <w:rsid w:val="00AC51FD"/>
    <w:rsid w:val="00AC576C"/>
    <w:rsid w:val="00AC789C"/>
    <w:rsid w:val="00AC7AD4"/>
    <w:rsid w:val="00AD005F"/>
    <w:rsid w:val="00AD03E5"/>
    <w:rsid w:val="00AD2DD9"/>
    <w:rsid w:val="00AD4E35"/>
    <w:rsid w:val="00AD4EE3"/>
    <w:rsid w:val="00AD5C12"/>
    <w:rsid w:val="00AD74A4"/>
    <w:rsid w:val="00AD7AC2"/>
    <w:rsid w:val="00AE0955"/>
    <w:rsid w:val="00AE17B2"/>
    <w:rsid w:val="00AE3282"/>
    <w:rsid w:val="00AE3B2D"/>
    <w:rsid w:val="00AE46D8"/>
    <w:rsid w:val="00AE523B"/>
    <w:rsid w:val="00AE6A54"/>
    <w:rsid w:val="00AE6FD9"/>
    <w:rsid w:val="00AE7286"/>
    <w:rsid w:val="00AE7F21"/>
    <w:rsid w:val="00AF02B0"/>
    <w:rsid w:val="00AF1F13"/>
    <w:rsid w:val="00AF25AA"/>
    <w:rsid w:val="00AF2A65"/>
    <w:rsid w:val="00AF3656"/>
    <w:rsid w:val="00AF368B"/>
    <w:rsid w:val="00AF53E7"/>
    <w:rsid w:val="00AF609B"/>
    <w:rsid w:val="00AF6D22"/>
    <w:rsid w:val="00AF6D47"/>
    <w:rsid w:val="00AF7EBE"/>
    <w:rsid w:val="00B00218"/>
    <w:rsid w:val="00B024F6"/>
    <w:rsid w:val="00B031C8"/>
    <w:rsid w:val="00B0321B"/>
    <w:rsid w:val="00B0328A"/>
    <w:rsid w:val="00B0431E"/>
    <w:rsid w:val="00B0478E"/>
    <w:rsid w:val="00B06BDE"/>
    <w:rsid w:val="00B06C6F"/>
    <w:rsid w:val="00B10691"/>
    <w:rsid w:val="00B1125A"/>
    <w:rsid w:val="00B11764"/>
    <w:rsid w:val="00B143A2"/>
    <w:rsid w:val="00B14EFB"/>
    <w:rsid w:val="00B1710B"/>
    <w:rsid w:val="00B17D87"/>
    <w:rsid w:val="00B20495"/>
    <w:rsid w:val="00B22DE7"/>
    <w:rsid w:val="00B23418"/>
    <w:rsid w:val="00B239A0"/>
    <w:rsid w:val="00B24D10"/>
    <w:rsid w:val="00B25B6D"/>
    <w:rsid w:val="00B2619B"/>
    <w:rsid w:val="00B263B2"/>
    <w:rsid w:val="00B2689E"/>
    <w:rsid w:val="00B26DBB"/>
    <w:rsid w:val="00B27525"/>
    <w:rsid w:val="00B27970"/>
    <w:rsid w:val="00B27E1A"/>
    <w:rsid w:val="00B30E35"/>
    <w:rsid w:val="00B30FDC"/>
    <w:rsid w:val="00B31596"/>
    <w:rsid w:val="00B32BF2"/>
    <w:rsid w:val="00B32E10"/>
    <w:rsid w:val="00B35FA2"/>
    <w:rsid w:val="00B368C9"/>
    <w:rsid w:val="00B3764D"/>
    <w:rsid w:val="00B37B1B"/>
    <w:rsid w:val="00B4020F"/>
    <w:rsid w:val="00B438F1"/>
    <w:rsid w:val="00B44587"/>
    <w:rsid w:val="00B4495D"/>
    <w:rsid w:val="00B4528B"/>
    <w:rsid w:val="00B45347"/>
    <w:rsid w:val="00B46031"/>
    <w:rsid w:val="00B47069"/>
    <w:rsid w:val="00B4758C"/>
    <w:rsid w:val="00B477CF"/>
    <w:rsid w:val="00B50CA1"/>
    <w:rsid w:val="00B514C9"/>
    <w:rsid w:val="00B5219D"/>
    <w:rsid w:val="00B537EC"/>
    <w:rsid w:val="00B54492"/>
    <w:rsid w:val="00B55F62"/>
    <w:rsid w:val="00B56154"/>
    <w:rsid w:val="00B564E9"/>
    <w:rsid w:val="00B602AD"/>
    <w:rsid w:val="00B6176E"/>
    <w:rsid w:val="00B62AB5"/>
    <w:rsid w:val="00B6307F"/>
    <w:rsid w:val="00B634FA"/>
    <w:rsid w:val="00B63784"/>
    <w:rsid w:val="00B63C1C"/>
    <w:rsid w:val="00B63EF5"/>
    <w:rsid w:val="00B640E4"/>
    <w:rsid w:val="00B6498A"/>
    <w:rsid w:val="00B656A3"/>
    <w:rsid w:val="00B65C0A"/>
    <w:rsid w:val="00B67CE2"/>
    <w:rsid w:val="00B731C7"/>
    <w:rsid w:val="00B739C6"/>
    <w:rsid w:val="00B75BDC"/>
    <w:rsid w:val="00B76B02"/>
    <w:rsid w:val="00B77328"/>
    <w:rsid w:val="00B77354"/>
    <w:rsid w:val="00B777EE"/>
    <w:rsid w:val="00B809BD"/>
    <w:rsid w:val="00B8106F"/>
    <w:rsid w:val="00B81E2B"/>
    <w:rsid w:val="00B8319D"/>
    <w:rsid w:val="00B8376E"/>
    <w:rsid w:val="00B839BC"/>
    <w:rsid w:val="00B83BDF"/>
    <w:rsid w:val="00B84168"/>
    <w:rsid w:val="00B8457F"/>
    <w:rsid w:val="00B851B9"/>
    <w:rsid w:val="00B85793"/>
    <w:rsid w:val="00B862BC"/>
    <w:rsid w:val="00B86608"/>
    <w:rsid w:val="00B86756"/>
    <w:rsid w:val="00B871F6"/>
    <w:rsid w:val="00B878BF"/>
    <w:rsid w:val="00B90D99"/>
    <w:rsid w:val="00B92129"/>
    <w:rsid w:val="00B92473"/>
    <w:rsid w:val="00B92501"/>
    <w:rsid w:val="00B93769"/>
    <w:rsid w:val="00B938D4"/>
    <w:rsid w:val="00B94652"/>
    <w:rsid w:val="00B946B1"/>
    <w:rsid w:val="00B95719"/>
    <w:rsid w:val="00B95B8B"/>
    <w:rsid w:val="00B969D3"/>
    <w:rsid w:val="00B970E0"/>
    <w:rsid w:val="00B9750D"/>
    <w:rsid w:val="00BA03A9"/>
    <w:rsid w:val="00BA166B"/>
    <w:rsid w:val="00BA37E5"/>
    <w:rsid w:val="00BA3999"/>
    <w:rsid w:val="00BA416D"/>
    <w:rsid w:val="00BA5AAA"/>
    <w:rsid w:val="00BA5E35"/>
    <w:rsid w:val="00BA66DD"/>
    <w:rsid w:val="00BA6CB9"/>
    <w:rsid w:val="00BB15E5"/>
    <w:rsid w:val="00BB1614"/>
    <w:rsid w:val="00BB1D0E"/>
    <w:rsid w:val="00BB261F"/>
    <w:rsid w:val="00BB4737"/>
    <w:rsid w:val="00BB4840"/>
    <w:rsid w:val="00BB4C63"/>
    <w:rsid w:val="00BB5371"/>
    <w:rsid w:val="00BB616E"/>
    <w:rsid w:val="00BB6A7E"/>
    <w:rsid w:val="00BB6CAB"/>
    <w:rsid w:val="00BB7720"/>
    <w:rsid w:val="00BC01D3"/>
    <w:rsid w:val="00BC04E2"/>
    <w:rsid w:val="00BC147A"/>
    <w:rsid w:val="00BC14C0"/>
    <w:rsid w:val="00BC255A"/>
    <w:rsid w:val="00BC3340"/>
    <w:rsid w:val="00BC39C5"/>
    <w:rsid w:val="00BC4685"/>
    <w:rsid w:val="00BC4A80"/>
    <w:rsid w:val="00BC4F29"/>
    <w:rsid w:val="00BC5F6A"/>
    <w:rsid w:val="00BC70E0"/>
    <w:rsid w:val="00BC76AA"/>
    <w:rsid w:val="00BC7730"/>
    <w:rsid w:val="00BC7FF9"/>
    <w:rsid w:val="00BD03AE"/>
    <w:rsid w:val="00BD1C73"/>
    <w:rsid w:val="00BD1F2F"/>
    <w:rsid w:val="00BD300E"/>
    <w:rsid w:val="00BD34BD"/>
    <w:rsid w:val="00BD4933"/>
    <w:rsid w:val="00BD6892"/>
    <w:rsid w:val="00BD6CF8"/>
    <w:rsid w:val="00BD6E6B"/>
    <w:rsid w:val="00BE025E"/>
    <w:rsid w:val="00BE2396"/>
    <w:rsid w:val="00BE2F0B"/>
    <w:rsid w:val="00BE3166"/>
    <w:rsid w:val="00BE497F"/>
    <w:rsid w:val="00BE4C72"/>
    <w:rsid w:val="00BE505F"/>
    <w:rsid w:val="00BE5790"/>
    <w:rsid w:val="00BE5A67"/>
    <w:rsid w:val="00BE716A"/>
    <w:rsid w:val="00BE79AF"/>
    <w:rsid w:val="00BF12E0"/>
    <w:rsid w:val="00BF169B"/>
    <w:rsid w:val="00BF1E70"/>
    <w:rsid w:val="00BF265D"/>
    <w:rsid w:val="00BF2CF9"/>
    <w:rsid w:val="00BF7838"/>
    <w:rsid w:val="00BF7E6E"/>
    <w:rsid w:val="00C00E74"/>
    <w:rsid w:val="00C01950"/>
    <w:rsid w:val="00C049AA"/>
    <w:rsid w:val="00C05581"/>
    <w:rsid w:val="00C0645E"/>
    <w:rsid w:val="00C06A8A"/>
    <w:rsid w:val="00C10638"/>
    <w:rsid w:val="00C11479"/>
    <w:rsid w:val="00C114AC"/>
    <w:rsid w:val="00C114F0"/>
    <w:rsid w:val="00C1172C"/>
    <w:rsid w:val="00C1251F"/>
    <w:rsid w:val="00C14514"/>
    <w:rsid w:val="00C14DB4"/>
    <w:rsid w:val="00C1563E"/>
    <w:rsid w:val="00C15B3A"/>
    <w:rsid w:val="00C16089"/>
    <w:rsid w:val="00C16929"/>
    <w:rsid w:val="00C17186"/>
    <w:rsid w:val="00C17E21"/>
    <w:rsid w:val="00C2004F"/>
    <w:rsid w:val="00C20372"/>
    <w:rsid w:val="00C227D4"/>
    <w:rsid w:val="00C2389F"/>
    <w:rsid w:val="00C24694"/>
    <w:rsid w:val="00C24EF7"/>
    <w:rsid w:val="00C25277"/>
    <w:rsid w:val="00C27326"/>
    <w:rsid w:val="00C2768C"/>
    <w:rsid w:val="00C27AFA"/>
    <w:rsid w:val="00C27E25"/>
    <w:rsid w:val="00C300ED"/>
    <w:rsid w:val="00C30702"/>
    <w:rsid w:val="00C32E20"/>
    <w:rsid w:val="00C34199"/>
    <w:rsid w:val="00C35046"/>
    <w:rsid w:val="00C36CA5"/>
    <w:rsid w:val="00C36E43"/>
    <w:rsid w:val="00C3770A"/>
    <w:rsid w:val="00C37830"/>
    <w:rsid w:val="00C37AE0"/>
    <w:rsid w:val="00C401BF"/>
    <w:rsid w:val="00C404BC"/>
    <w:rsid w:val="00C411B0"/>
    <w:rsid w:val="00C412AA"/>
    <w:rsid w:val="00C42312"/>
    <w:rsid w:val="00C42454"/>
    <w:rsid w:val="00C441A4"/>
    <w:rsid w:val="00C45B13"/>
    <w:rsid w:val="00C45E82"/>
    <w:rsid w:val="00C46C43"/>
    <w:rsid w:val="00C508B0"/>
    <w:rsid w:val="00C50C83"/>
    <w:rsid w:val="00C51741"/>
    <w:rsid w:val="00C5179D"/>
    <w:rsid w:val="00C5199F"/>
    <w:rsid w:val="00C52671"/>
    <w:rsid w:val="00C52C58"/>
    <w:rsid w:val="00C545C6"/>
    <w:rsid w:val="00C54AC3"/>
    <w:rsid w:val="00C54ADB"/>
    <w:rsid w:val="00C55F18"/>
    <w:rsid w:val="00C5653B"/>
    <w:rsid w:val="00C57057"/>
    <w:rsid w:val="00C576E5"/>
    <w:rsid w:val="00C57766"/>
    <w:rsid w:val="00C5791A"/>
    <w:rsid w:val="00C619DE"/>
    <w:rsid w:val="00C61A5D"/>
    <w:rsid w:val="00C62487"/>
    <w:rsid w:val="00C62BA7"/>
    <w:rsid w:val="00C6468E"/>
    <w:rsid w:val="00C64E19"/>
    <w:rsid w:val="00C658E3"/>
    <w:rsid w:val="00C665F4"/>
    <w:rsid w:val="00C673DD"/>
    <w:rsid w:val="00C70916"/>
    <w:rsid w:val="00C72E58"/>
    <w:rsid w:val="00C74D8D"/>
    <w:rsid w:val="00C74E7F"/>
    <w:rsid w:val="00C76623"/>
    <w:rsid w:val="00C77017"/>
    <w:rsid w:val="00C80445"/>
    <w:rsid w:val="00C8097D"/>
    <w:rsid w:val="00C814E2"/>
    <w:rsid w:val="00C822BF"/>
    <w:rsid w:val="00C82A5D"/>
    <w:rsid w:val="00C846C1"/>
    <w:rsid w:val="00C857EE"/>
    <w:rsid w:val="00C861C1"/>
    <w:rsid w:val="00C86A36"/>
    <w:rsid w:val="00C870AB"/>
    <w:rsid w:val="00C92484"/>
    <w:rsid w:val="00C92A86"/>
    <w:rsid w:val="00C92BC3"/>
    <w:rsid w:val="00C9351C"/>
    <w:rsid w:val="00C94126"/>
    <w:rsid w:val="00C9485F"/>
    <w:rsid w:val="00C94D5B"/>
    <w:rsid w:val="00C96419"/>
    <w:rsid w:val="00C97436"/>
    <w:rsid w:val="00CA1094"/>
    <w:rsid w:val="00CA2C9B"/>
    <w:rsid w:val="00CA415E"/>
    <w:rsid w:val="00CA4486"/>
    <w:rsid w:val="00CA671B"/>
    <w:rsid w:val="00CA699D"/>
    <w:rsid w:val="00CA7293"/>
    <w:rsid w:val="00CB00E0"/>
    <w:rsid w:val="00CB126E"/>
    <w:rsid w:val="00CB18E2"/>
    <w:rsid w:val="00CB27AF"/>
    <w:rsid w:val="00CB31C4"/>
    <w:rsid w:val="00CB38AF"/>
    <w:rsid w:val="00CB4CED"/>
    <w:rsid w:val="00CB532F"/>
    <w:rsid w:val="00CB7C2A"/>
    <w:rsid w:val="00CB7F29"/>
    <w:rsid w:val="00CC0109"/>
    <w:rsid w:val="00CC0E69"/>
    <w:rsid w:val="00CC1A4B"/>
    <w:rsid w:val="00CC1B14"/>
    <w:rsid w:val="00CC1D81"/>
    <w:rsid w:val="00CC3071"/>
    <w:rsid w:val="00CC3303"/>
    <w:rsid w:val="00CC4705"/>
    <w:rsid w:val="00CC52F3"/>
    <w:rsid w:val="00CC530A"/>
    <w:rsid w:val="00CC59EB"/>
    <w:rsid w:val="00CC61F1"/>
    <w:rsid w:val="00CC631C"/>
    <w:rsid w:val="00CC6B6B"/>
    <w:rsid w:val="00CC6D9A"/>
    <w:rsid w:val="00CC6FC3"/>
    <w:rsid w:val="00CC6FE1"/>
    <w:rsid w:val="00CD165C"/>
    <w:rsid w:val="00CD1BDD"/>
    <w:rsid w:val="00CD1DD0"/>
    <w:rsid w:val="00CD23F4"/>
    <w:rsid w:val="00CD46E0"/>
    <w:rsid w:val="00CD5141"/>
    <w:rsid w:val="00CD53BF"/>
    <w:rsid w:val="00CD5C75"/>
    <w:rsid w:val="00CD60C2"/>
    <w:rsid w:val="00CD647B"/>
    <w:rsid w:val="00CD7745"/>
    <w:rsid w:val="00CE082C"/>
    <w:rsid w:val="00CE09FE"/>
    <w:rsid w:val="00CE0D6C"/>
    <w:rsid w:val="00CE10A5"/>
    <w:rsid w:val="00CE236D"/>
    <w:rsid w:val="00CE4362"/>
    <w:rsid w:val="00CE497B"/>
    <w:rsid w:val="00CE5728"/>
    <w:rsid w:val="00CF0FA0"/>
    <w:rsid w:val="00CF2843"/>
    <w:rsid w:val="00CF30E0"/>
    <w:rsid w:val="00CF3D07"/>
    <w:rsid w:val="00CF4222"/>
    <w:rsid w:val="00CF6D1F"/>
    <w:rsid w:val="00CF7015"/>
    <w:rsid w:val="00D02522"/>
    <w:rsid w:val="00D02CA8"/>
    <w:rsid w:val="00D03BEB"/>
    <w:rsid w:val="00D0669B"/>
    <w:rsid w:val="00D07A1A"/>
    <w:rsid w:val="00D07C54"/>
    <w:rsid w:val="00D07D6A"/>
    <w:rsid w:val="00D07E3D"/>
    <w:rsid w:val="00D12342"/>
    <w:rsid w:val="00D12598"/>
    <w:rsid w:val="00D14289"/>
    <w:rsid w:val="00D143C3"/>
    <w:rsid w:val="00D145AE"/>
    <w:rsid w:val="00D14E24"/>
    <w:rsid w:val="00D161B0"/>
    <w:rsid w:val="00D1707B"/>
    <w:rsid w:val="00D172A4"/>
    <w:rsid w:val="00D206A1"/>
    <w:rsid w:val="00D2085A"/>
    <w:rsid w:val="00D20C57"/>
    <w:rsid w:val="00D22803"/>
    <w:rsid w:val="00D22CF8"/>
    <w:rsid w:val="00D2441A"/>
    <w:rsid w:val="00D24460"/>
    <w:rsid w:val="00D24D50"/>
    <w:rsid w:val="00D26001"/>
    <w:rsid w:val="00D26EEC"/>
    <w:rsid w:val="00D30257"/>
    <w:rsid w:val="00D31238"/>
    <w:rsid w:val="00D3200B"/>
    <w:rsid w:val="00D338AC"/>
    <w:rsid w:val="00D33A63"/>
    <w:rsid w:val="00D3440A"/>
    <w:rsid w:val="00D34F89"/>
    <w:rsid w:val="00D353C1"/>
    <w:rsid w:val="00D36A53"/>
    <w:rsid w:val="00D4044B"/>
    <w:rsid w:val="00D42214"/>
    <w:rsid w:val="00D424DF"/>
    <w:rsid w:val="00D435E0"/>
    <w:rsid w:val="00D4431A"/>
    <w:rsid w:val="00D44691"/>
    <w:rsid w:val="00D4495A"/>
    <w:rsid w:val="00D45113"/>
    <w:rsid w:val="00D45470"/>
    <w:rsid w:val="00D476B0"/>
    <w:rsid w:val="00D47EF6"/>
    <w:rsid w:val="00D507D0"/>
    <w:rsid w:val="00D50D3B"/>
    <w:rsid w:val="00D51526"/>
    <w:rsid w:val="00D5159D"/>
    <w:rsid w:val="00D525AF"/>
    <w:rsid w:val="00D5283E"/>
    <w:rsid w:val="00D53424"/>
    <w:rsid w:val="00D53636"/>
    <w:rsid w:val="00D53EA1"/>
    <w:rsid w:val="00D5424F"/>
    <w:rsid w:val="00D54BF9"/>
    <w:rsid w:val="00D55BFA"/>
    <w:rsid w:val="00D56E3B"/>
    <w:rsid w:val="00D574D0"/>
    <w:rsid w:val="00D5785B"/>
    <w:rsid w:val="00D57FCE"/>
    <w:rsid w:val="00D604B5"/>
    <w:rsid w:val="00D60B41"/>
    <w:rsid w:val="00D6128A"/>
    <w:rsid w:val="00D6377B"/>
    <w:rsid w:val="00D63FE3"/>
    <w:rsid w:val="00D64A59"/>
    <w:rsid w:val="00D65CA0"/>
    <w:rsid w:val="00D7095E"/>
    <w:rsid w:val="00D71738"/>
    <w:rsid w:val="00D724C4"/>
    <w:rsid w:val="00D7423D"/>
    <w:rsid w:val="00D74E28"/>
    <w:rsid w:val="00D757AA"/>
    <w:rsid w:val="00D768CD"/>
    <w:rsid w:val="00D80995"/>
    <w:rsid w:val="00D81348"/>
    <w:rsid w:val="00D818DD"/>
    <w:rsid w:val="00D81EFB"/>
    <w:rsid w:val="00D826C4"/>
    <w:rsid w:val="00D82B01"/>
    <w:rsid w:val="00D83972"/>
    <w:rsid w:val="00D84219"/>
    <w:rsid w:val="00D8643B"/>
    <w:rsid w:val="00D8775D"/>
    <w:rsid w:val="00D87ECA"/>
    <w:rsid w:val="00D9046C"/>
    <w:rsid w:val="00D906BD"/>
    <w:rsid w:val="00D910A8"/>
    <w:rsid w:val="00D910BD"/>
    <w:rsid w:val="00D91442"/>
    <w:rsid w:val="00D91AF1"/>
    <w:rsid w:val="00D95B5B"/>
    <w:rsid w:val="00D95B93"/>
    <w:rsid w:val="00D96BCE"/>
    <w:rsid w:val="00D96CB3"/>
    <w:rsid w:val="00DA2287"/>
    <w:rsid w:val="00DA2305"/>
    <w:rsid w:val="00DA2AC5"/>
    <w:rsid w:val="00DA3257"/>
    <w:rsid w:val="00DA339D"/>
    <w:rsid w:val="00DA34F8"/>
    <w:rsid w:val="00DA4AC2"/>
    <w:rsid w:val="00DA4D03"/>
    <w:rsid w:val="00DA5189"/>
    <w:rsid w:val="00DA597E"/>
    <w:rsid w:val="00DA5FD9"/>
    <w:rsid w:val="00DA61B8"/>
    <w:rsid w:val="00DA69B4"/>
    <w:rsid w:val="00DB0819"/>
    <w:rsid w:val="00DB2B0F"/>
    <w:rsid w:val="00DB2F6C"/>
    <w:rsid w:val="00DB356C"/>
    <w:rsid w:val="00DB436A"/>
    <w:rsid w:val="00DB48DF"/>
    <w:rsid w:val="00DB4C58"/>
    <w:rsid w:val="00DB4C7D"/>
    <w:rsid w:val="00DB5AAC"/>
    <w:rsid w:val="00DB7936"/>
    <w:rsid w:val="00DB7FC9"/>
    <w:rsid w:val="00DC03E2"/>
    <w:rsid w:val="00DC1B5E"/>
    <w:rsid w:val="00DC235D"/>
    <w:rsid w:val="00DC2B3F"/>
    <w:rsid w:val="00DC3384"/>
    <w:rsid w:val="00DC6112"/>
    <w:rsid w:val="00DC69D6"/>
    <w:rsid w:val="00DD572A"/>
    <w:rsid w:val="00DD5EA0"/>
    <w:rsid w:val="00DE1A9D"/>
    <w:rsid w:val="00DE434F"/>
    <w:rsid w:val="00DE4500"/>
    <w:rsid w:val="00DE597B"/>
    <w:rsid w:val="00DE78F4"/>
    <w:rsid w:val="00DF04C4"/>
    <w:rsid w:val="00DF38F6"/>
    <w:rsid w:val="00DF3A04"/>
    <w:rsid w:val="00DF465D"/>
    <w:rsid w:val="00DF501E"/>
    <w:rsid w:val="00DF50DF"/>
    <w:rsid w:val="00DF7810"/>
    <w:rsid w:val="00E02D19"/>
    <w:rsid w:val="00E032CF"/>
    <w:rsid w:val="00E03765"/>
    <w:rsid w:val="00E03974"/>
    <w:rsid w:val="00E046D6"/>
    <w:rsid w:val="00E04B82"/>
    <w:rsid w:val="00E0563C"/>
    <w:rsid w:val="00E07A14"/>
    <w:rsid w:val="00E07AE9"/>
    <w:rsid w:val="00E10E17"/>
    <w:rsid w:val="00E112EA"/>
    <w:rsid w:val="00E12976"/>
    <w:rsid w:val="00E130F3"/>
    <w:rsid w:val="00E135D1"/>
    <w:rsid w:val="00E1400E"/>
    <w:rsid w:val="00E16669"/>
    <w:rsid w:val="00E17487"/>
    <w:rsid w:val="00E1769A"/>
    <w:rsid w:val="00E20B4F"/>
    <w:rsid w:val="00E20E21"/>
    <w:rsid w:val="00E21689"/>
    <w:rsid w:val="00E216D7"/>
    <w:rsid w:val="00E21890"/>
    <w:rsid w:val="00E21921"/>
    <w:rsid w:val="00E220AC"/>
    <w:rsid w:val="00E23E63"/>
    <w:rsid w:val="00E24E82"/>
    <w:rsid w:val="00E2729A"/>
    <w:rsid w:val="00E276D4"/>
    <w:rsid w:val="00E33C5F"/>
    <w:rsid w:val="00E35242"/>
    <w:rsid w:val="00E35B04"/>
    <w:rsid w:val="00E35EA2"/>
    <w:rsid w:val="00E3695A"/>
    <w:rsid w:val="00E36FDF"/>
    <w:rsid w:val="00E375AF"/>
    <w:rsid w:val="00E37C32"/>
    <w:rsid w:val="00E40CF5"/>
    <w:rsid w:val="00E410C3"/>
    <w:rsid w:val="00E42CB0"/>
    <w:rsid w:val="00E42E72"/>
    <w:rsid w:val="00E43222"/>
    <w:rsid w:val="00E439CB"/>
    <w:rsid w:val="00E45D65"/>
    <w:rsid w:val="00E45E53"/>
    <w:rsid w:val="00E46DC7"/>
    <w:rsid w:val="00E47312"/>
    <w:rsid w:val="00E50493"/>
    <w:rsid w:val="00E50935"/>
    <w:rsid w:val="00E50D01"/>
    <w:rsid w:val="00E512D9"/>
    <w:rsid w:val="00E5172E"/>
    <w:rsid w:val="00E51BE2"/>
    <w:rsid w:val="00E53353"/>
    <w:rsid w:val="00E54FAB"/>
    <w:rsid w:val="00E57AD2"/>
    <w:rsid w:val="00E601E1"/>
    <w:rsid w:val="00E60967"/>
    <w:rsid w:val="00E60D7B"/>
    <w:rsid w:val="00E61379"/>
    <w:rsid w:val="00E618F8"/>
    <w:rsid w:val="00E638DC"/>
    <w:rsid w:val="00E63997"/>
    <w:rsid w:val="00E648FF"/>
    <w:rsid w:val="00E64D60"/>
    <w:rsid w:val="00E65F08"/>
    <w:rsid w:val="00E67FF4"/>
    <w:rsid w:val="00E71038"/>
    <w:rsid w:val="00E715E7"/>
    <w:rsid w:val="00E72D40"/>
    <w:rsid w:val="00E75244"/>
    <w:rsid w:val="00E75388"/>
    <w:rsid w:val="00E75556"/>
    <w:rsid w:val="00E75D76"/>
    <w:rsid w:val="00E75E1B"/>
    <w:rsid w:val="00E7677B"/>
    <w:rsid w:val="00E777FE"/>
    <w:rsid w:val="00E77D4B"/>
    <w:rsid w:val="00E80805"/>
    <w:rsid w:val="00E81037"/>
    <w:rsid w:val="00E81D68"/>
    <w:rsid w:val="00E82399"/>
    <w:rsid w:val="00E82580"/>
    <w:rsid w:val="00E82C72"/>
    <w:rsid w:val="00E8348B"/>
    <w:rsid w:val="00E83AE2"/>
    <w:rsid w:val="00E83DEC"/>
    <w:rsid w:val="00E83EA2"/>
    <w:rsid w:val="00E86E93"/>
    <w:rsid w:val="00E87E77"/>
    <w:rsid w:val="00E90438"/>
    <w:rsid w:val="00E90634"/>
    <w:rsid w:val="00E91549"/>
    <w:rsid w:val="00E91A21"/>
    <w:rsid w:val="00E92C37"/>
    <w:rsid w:val="00E940BD"/>
    <w:rsid w:val="00E9483C"/>
    <w:rsid w:val="00E95426"/>
    <w:rsid w:val="00E96281"/>
    <w:rsid w:val="00E964AB"/>
    <w:rsid w:val="00EA0636"/>
    <w:rsid w:val="00EA35CF"/>
    <w:rsid w:val="00EA3ADE"/>
    <w:rsid w:val="00EA54E6"/>
    <w:rsid w:val="00EA5AF5"/>
    <w:rsid w:val="00EA60DF"/>
    <w:rsid w:val="00EA7040"/>
    <w:rsid w:val="00EB014E"/>
    <w:rsid w:val="00EB0290"/>
    <w:rsid w:val="00EB0BDD"/>
    <w:rsid w:val="00EB19AB"/>
    <w:rsid w:val="00EB2F3E"/>
    <w:rsid w:val="00EB530A"/>
    <w:rsid w:val="00EB567E"/>
    <w:rsid w:val="00EC059E"/>
    <w:rsid w:val="00EC0CD7"/>
    <w:rsid w:val="00EC1041"/>
    <w:rsid w:val="00EC1077"/>
    <w:rsid w:val="00EC1BDB"/>
    <w:rsid w:val="00EC1D31"/>
    <w:rsid w:val="00EC22F4"/>
    <w:rsid w:val="00EC25C7"/>
    <w:rsid w:val="00EC2899"/>
    <w:rsid w:val="00EC2E56"/>
    <w:rsid w:val="00EC4BF1"/>
    <w:rsid w:val="00EC5189"/>
    <w:rsid w:val="00EC5977"/>
    <w:rsid w:val="00EC5CF1"/>
    <w:rsid w:val="00EC6BC1"/>
    <w:rsid w:val="00EC6D5A"/>
    <w:rsid w:val="00ED0BC9"/>
    <w:rsid w:val="00ED1BF9"/>
    <w:rsid w:val="00ED1C4F"/>
    <w:rsid w:val="00ED21CB"/>
    <w:rsid w:val="00ED28BC"/>
    <w:rsid w:val="00ED4A60"/>
    <w:rsid w:val="00ED57CE"/>
    <w:rsid w:val="00ED5CCF"/>
    <w:rsid w:val="00ED6CFF"/>
    <w:rsid w:val="00ED7F04"/>
    <w:rsid w:val="00EE0BDC"/>
    <w:rsid w:val="00EE152F"/>
    <w:rsid w:val="00EE1C4C"/>
    <w:rsid w:val="00EE4B85"/>
    <w:rsid w:val="00EE5B23"/>
    <w:rsid w:val="00EE6561"/>
    <w:rsid w:val="00EE72DF"/>
    <w:rsid w:val="00EE7D58"/>
    <w:rsid w:val="00EF19A3"/>
    <w:rsid w:val="00EF2DF2"/>
    <w:rsid w:val="00EF43BB"/>
    <w:rsid w:val="00EF4EE5"/>
    <w:rsid w:val="00EF52CA"/>
    <w:rsid w:val="00F017DB"/>
    <w:rsid w:val="00F028E0"/>
    <w:rsid w:val="00F02A5A"/>
    <w:rsid w:val="00F057E1"/>
    <w:rsid w:val="00F05D27"/>
    <w:rsid w:val="00F1015C"/>
    <w:rsid w:val="00F1076B"/>
    <w:rsid w:val="00F1140A"/>
    <w:rsid w:val="00F142D0"/>
    <w:rsid w:val="00F145BE"/>
    <w:rsid w:val="00F14977"/>
    <w:rsid w:val="00F16BD4"/>
    <w:rsid w:val="00F17EEF"/>
    <w:rsid w:val="00F2119A"/>
    <w:rsid w:val="00F21AAF"/>
    <w:rsid w:val="00F24356"/>
    <w:rsid w:val="00F2495F"/>
    <w:rsid w:val="00F24E47"/>
    <w:rsid w:val="00F25E70"/>
    <w:rsid w:val="00F265C5"/>
    <w:rsid w:val="00F266EA"/>
    <w:rsid w:val="00F26AE0"/>
    <w:rsid w:val="00F270B5"/>
    <w:rsid w:val="00F27398"/>
    <w:rsid w:val="00F27B7A"/>
    <w:rsid w:val="00F32849"/>
    <w:rsid w:val="00F33C02"/>
    <w:rsid w:val="00F3423B"/>
    <w:rsid w:val="00F365E4"/>
    <w:rsid w:val="00F36CDE"/>
    <w:rsid w:val="00F371DF"/>
    <w:rsid w:val="00F37319"/>
    <w:rsid w:val="00F416B6"/>
    <w:rsid w:val="00F41DF5"/>
    <w:rsid w:val="00F42032"/>
    <w:rsid w:val="00F4242F"/>
    <w:rsid w:val="00F42558"/>
    <w:rsid w:val="00F435BF"/>
    <w:rsid w:val="00F44C1B"/>
    <w:rsid w:val="00F44EAF"/>
    <w:rsid w:val="00F45FB1"/>
    <w:rsid w:val="00F4686E"/>
    <w:rsid w:val="00F50A2B"/>
    <w:rsid w:val="00F50C47"/>
    <w:rsid w:val="00F50F6C"/>
    <w:rsid w:val="00F51707"/>
    <w:rsid w:val="00F51C10"/>
    <w:rsid w:val="00F51F8D"/>
    <w:rsid w:val="00F52077"/>
    <w:rsid w:val="00F52BA5"/>
    <w:rsid w:val="00F546C1"/>
    <w:rsid w:val="00F54D6B"/>
    <w:rsid w:val="00F5535F"/>
    <w:rsid w:val="00F57506"/>
    <w:rsid w:val="00F57742"/>
    <w:rsid w:val="00F57AA0"/>
    <w:rsid w:val="00F612BD"/>
    <w:rsid w:val="00F629E7"/>
    <w:rsid w:val="00F64068"/>
    <w:rsid w:val="00F66409"/>
    <w:rsid w:val="00F66CD5"/>
    <w:rsid w:val="00F70448"/>
    <w:rsid w:val="00F70C8C"/>
    <w:rsid w:val="00F70CE1"/>
    <w:rsid w:val="00F730E6"/>
    <w:rsid w:val="00F73137"/>
    <w:rsid w:val="00F73C4B"/>
    <w:rsid w:val="00F73C9A"/>
    <w:rsid w:val="00F73F51"/>
    <w:rsid w:val="00F73F85"/>
    <w:rsid w:val="00F741C4"/>
    <w:rsid w:val="00F75633"/>
    <w:rsid w:val="00F758EE"/>
    <w:rsid w:val="00F75A66"/>
    <w:rsid w:val="00F76D94"/>
    <w:rsid w:val="00F76E4D"/>
    <w:rsid w:val="00F773F7"/>
    <w:rsid w:val="00F7757A"/>
    <w:rsid w:val="00F808BD"/>
    <w:rsid w:val="00F82560"/>
    <w:rsid w:val="00F839B1"/>
    <w:rsid w:val="00F83C63"/>
    <w:rsid w:val="00F83F1C"/>
    <w:rsid w:val="00F84319"/>
    <w:rsid w:val="00F84365"/>
    <w:rsid w:val="00F84715"/>
    <w:rsid w:val="00F85A4C"/>
    <w:rsid w:val="00F85FBD"/>
    <w:rsid w:val="00F8624A"/>
    <w:rsid w:val="00F86524"/>
    <w:rsid w:val="00F86880"/>
    <w:rsid w:val="00F86A34"/>
    <w:rsid w:val="00F876A7"/>
    <w:rsid w:val="00F914BC"/>
    <w:rsid w:val="00F91CF2"/>
    <w:rsid w:val="00F929CF"/>
    <w:rsid w:val="00F92F50"/>
    <w:rsid w:val="00F95D89"/>
    <w:rsid w:val="00F96791"/>
    <w:rsid w:val="00F978CE"/>
    <w:rsid w:val="00FA00A5"/>
    <w:rsid w:val="00FA2728"/>
    <w:rsid w:val="00FA2DDC"/>
    <w:rsid w:val="00FA42FC"/>
    <w:rsid w:val="00FA710C"/>
    <w:rsid w:val="00FB1348"/>
    <w:rsid w:val="00FB136F"/>
    <w:rsid w:val="00FB4AE9"/>
    <w:rsid w:val="00FB5282"/>
    <w:rsid w:val="00FB5352"/>
    <w:rsid w:val="00FB5A9E"/>
    <w:rsid w:val="00FB5E48"/>
    <w:rsid w:val="00FC0532"/>
    <w:rsid w:val="00FC07A9"/>
    <w:rsid w:val="00FC0EC1"/>
    <w:rsid w:val="00FC1CB8"/>
    <w:rsid w:val="00FC2C69"/>
    <w:rsid w:val="00FC4AAE"/>
    <w:rsid w:val="00FC4D5E"/>
    <w:rsid w:val="00FC52DB"/>
    <w:rsid w:val="00FC56E4"/>
    <w:rsid w:val="00FC575B"/>
    <w:rsid w:val="00FC5B7E"/>
    <w:rsid w:val="00FC674F"/>
    <w:rsid w:val="00FD0669"/>
    <w:rsid w:val="00FD1752"/>
    <w:rsid w:val="00FD1964"/>
    <w:rsid w:val="00FD1C69"/>
    <w:rsid w:val="00FD2EF6"/>
    <w:rsid w:val="00FD3036"/>
    <w:rsid w:val="00FD49C0"/>
    <w:rsid w:val="00FD4E7B"/>
    <w:rsid w:val="00FD556E"/>
    <w:rsid w:val="00FD57A4"/>
    <w:rsid w:val="00FD57BB"/>
    <w:rsid w:val="00FD7A32"/>
    <w:rsid w:val="00FD7E1E"/>
    <w:rsid w:val="00FD7E9F"/>
    <w:rsid w:val="00FE1738"/>
    <w:rsid w:val="00FE1C22"/>
    <w:rsid w:val="00FE26EC"/>
    <w:rsid w:val="00FE2D64"/>
    <w:rsid w:val="00FE3AF7"/>
    <w:rsid w:val="00FE43D5"/>
    <w:rsid w:val="00FE520E"/>
    <w:rsid w:val="00FE688F"/>
    <w:rsid w:val="00FE7027"/>
    <w:rsid w:val="00FE7672"/>
    <w:rsid w:val="00FF241F"/>
    <w:rsid w:val="00FF2A3A"/>
    <w:rsid w:val="00FF3891"/>
    <w:rsid w:val="00FF3A22"/>
    <w:rsid w:val="00FF44F8"/>
    <w:rsid w:val="00FF4B69"/>
    <w:rsid w:val="00FF6D98"/>
    <w:rsid w:val="00FF7041"/>
    <w:rsid w:val="00FF75C6"/>
    <w:rsid w:val="00FF7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CDDBCF"/>
  <w15:chartTrackingRefBased/>
  <w15:docId w15:val="{04A3C456-8B83-4775-A789-067DA9F5B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link w:val="FooterCha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FootnoteReference">
    <w:name w:val="footnote reference"/>
    <w:basedOn w:val="DefaultParagraphFont"/>
    <w:rsid w:val="0014064C"/>
    <w:rPr>
      <w:vertAlign w:val="superscript"/>
    </w:rPr>
  </w:style>
  <w:style w:type="paragraph" w:styleId="BalloonText">
    <w:name w:val="Balloon Text"/>
    <w:basedOn w:val="Normal"/>
    <w:link w:val="BalloonTextChar"/>
    <w:rsid w:val="00940364"/>
    <w:rPr>
      <w:rFonts w:ascii="Segoe UI" w:hAnsi="Segoe UI" w:cs="Segoe UI"/>
      <w:sz w:val="18"/>
      <w:szCs w:val="18"/>
    </w:rPr>
  </w:style>
  <w:style w:type="character" w:customStyle="1" w:styleId="BalloonTextChar">
    <w:name w:val="Balloon Text Char"/>
    <w:basedOn w:val="DefaultParagraphFont"/>
    <w:link w:val="BalloonText"/>
    <w:rsid w:val="00940364"/>
    <w:rPr>
      <w:rFonts w:ascii="Segoe UI" w:hAnsi="Segoe UI" w:cs="Segoe UI"/>
      <w:kern w:val="14"/>
      <w:sz w:val="18"/>
      <w:szCs w:val="18"/>
    </w:rPr>
  </w:style>
  <w:style w:type="paragraph" w:styleId="BodyText">
    <w:name w:val="Body Text"/>
    <w:basedOn w:val="Normal"/>
    <w:link w:val="BodyTextChar"/>
    <w:rsid w:val="002F74F5"/>
    <w:pPr>
      <w:spacing w:after="120"/>
    </w:pPr>
  </w:style>
  <w:style w:type="character" w:customStyle="1" w:styleId="BodyTextChar">
    <w:name w:val="Body Text Char"/>
    <w:basedOn w:val="DefaultParagraphFont"/>
    <w:link w:val="BodyText"/>
    <w:rsid w:val="002F74F5"/>
    <w:rPr>
      <w:kern w:val="14"/>
    </w:rPr>
  </w:style>
  <w:style w:type="paragraph" w:styleId="NormalWeb">
    <w:name w:val="Normal (Web)"/>
    <w:basedOn w:val="Normal"/>
    <w:uiPriority w:val="99"/>
    <w:unhideWhenUsed/>
    <w:rsid w:val="00AE6FD9"/>
    <w:pPr>
      <w:suppressAutoHyphens w:val="0"/>
      <w:overflowPunct/>
      <w:autoSpaceDE/>
      <w:autoSpaceDN/>
      <w:adjustRightInd/>
      <w:spacing w:before="100" w:beforeAutospacing="1" w:after="100" w:afterAutospacing="1"/>
      <w:jc w:val="left"/>
      <w:textAlignment w:val="auto"/>
    </w:pPr>
    <w:rPr>
      <w:rFonts w:eastAsiaTheme="minorHAnsi"/>
      <w:kern w:val="0"/>
      <w:sz w:val="24"/>
      <w:szCs w:val="24"/>
    </w:rPr>
  </w:style>
  <w:style w:type="table" w:styleId="TableGrid">
    <w:name w:val="Table Grid"/>
    <w:basedOn w:val="TableNormal"/>
    <w:rsid w:val="00A40A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A40AE5"/>
    <w:pPr>
      <w:spacing w:after="200"/>
    </w:pPr>
    <w:rPr>
      <w:i/>
      <w:iCs/>
      <w:color w:val="44546A" w:themeColor="text2"/>
      <w:sz w:val="18"/>
      <w:szCs w:val="18"/>
    </w:rPr>
  </w:style>
  <w:style w:type="paragraph" w:styleId="ListParagraph">
    <w:name w:val="List Paragraph"/>
    <w:basedOn w:val="Normal"/>
    <w:uiPriority w:val="34"/>
    <w:qFormat/>
    <w:rsid w:val="00046D95"/>
    <w:pPr>
      <w:ind w:left="720"/>
      <w:contextualSpacing/>
    </w:pPr>
  </w:style>
  <w:style w:type="character" w:styleId="Emphasis">
    <w:name w:val="Emphasis"/>
    <w:basedOn w:val="DefaultParagraphFont"/>
    <w:uiPriority w:val="20"/>
    <w:qFormat/>
    <w:rsid w:val="00AF7EBE"/>
    <w:rPr>
      <w:i/>
      <w:iCs/>
    </w:rPr>
  </w:style>
  <w:style w:type="character" w:styleId="Hyperlink">
    <w:name w:val="Hyperlink"/>
    <w:basedOn w:val="DefaultParagraphFont"/>
    <w:rsid w:val="00AF7EBE"/>
    <w:rPr>
      <w:color w:val="0563C1" w:themeColor="hyperlink"/>
      <w:u w:val="single"/>
    </w:rPr>
  </w:style>
  <w:style w:type="character" w:styleId="FollowedHyperlink">
    <w:name w:val="FollowedHyperlink"/>
    <w:basedOn w:val="DefaultParagraphFont"/>
    <w:rsid w:val="00AF7EBE"/>
    <w:rPr>
      <w:color w:val="954F72" w:themeColor="followedHyperlink"/>
      <w:u w:val="single"/>
    </w:rPr>
  </w:style>
  <w:style w:type="character" w:styleId="UnresolvedMention">
    <w:name w:val="Unresolved Mention"/>
    <w:basedOn w:val="DefaultParagraphFont"/>
    <w:uiPriority w:val="99"/>
    <w:semiHidden/>
    <w:unhideWhenUsed/>
    <w:rsid w:val="00891452"/>
    <w:rPr>
      <w:color w:val="605E5C"/>
      <w:shd w:val="clear" w:color="auto" w:fill="E1DFDD"/>
    </w:rPr>
  </w:style>
  <w:style w:type="character" w:styleId="PlaceholderText">
    <w:name w:val="Placeholder Text"/>
    <w:basedOn w:val="DefaultParagraphFont"/>
    <w:uiPriority w:val="99"/>
    <w:semiHidden/>
    <w:rsid w:val="00AE3282"/>
    <w:rPr>
      <w:color w:val="808080"/>
    </w:rPr>
  </w:style>
  <w:style w:type="character" w:customStyle="1" w:styleId="FooterChar">
    <w:name w:val="Footer Char"/>
    <w:basedOn w:val="DefaultParagraphFont"/>
    <w:link w:val="Footer"/>
    <w:rsid w:val="00F978CE"/>
    <w:rPr>
      <w:kern w:val="14"/>
    </w:rPr>
  </w:style>
  <w:style w:type="character" w:styleId="CommentReference">
    <w:name w:val="annotation reference"/>
    <w:basedOn w:val="DefaultParagraphFont"/>
    <w:rsid w:val="00F978CE"/>
    <w:rPr>
      <w:sz w:val="16"/>
      <w:szCs w:val="16"/>
    </w:rPr>
  </w:style>
  <w:style w:type="paragraph" w:styleId="CommentText">
    <w:name w:val="annotation text"/>
    <w:basedOn w:val="Normal"/>
    <w:link w:val="CommentTextChar"/>
    <w:rsid w:val="00F978CE"/>
    <w:pPr>
      <w:suppressAutoHyphens w:val="0"/>
      <w:overflowPunct/>
      <w:autoSpaceDE/>
      <w:autoSpaceDN/>
      <w:adjustRightInd/>
      <w:jc w:val="left"/>
      <w:textAlignment w:val="auto"/>
    </w:pPr>
    <w:rPr>
      <w:kern w:val="0"/>
    </w:rPr>
  </w:style>
  <w:style w:type="character" w:customStyle="1" w:styleId="CommentTextChar">
    <w:name w:val="Comment Text Char"/>
    <w:basedOn w:val="DefaultParagraphFont"/>
    <w:link w:val="CommentText"/>
    <w:rsid w:val="00F978CE"/>
  </w:style>
  <w:style w:type="paragraph" w:styleId="CommentSubject">
    <w:name w:val="annotation subject"/>
    <w:basedOn w:val="CommentText"/>
    <w:next w:val="CommentText"/>
    <w:link w:val="CommentSubjectChar"/>
    <w:semiHidden/>
    <w:unhideWhenUsed/>
    <w:rsid w:val="00790A98"/>
    <w:pPr>
      <w:suppressAutoHyphens/>
      <w:overflowPunct w:val="0"/>
      <w:autoSpaceDE w:val="0"/>
      <w:autoSpaceDN w:val="0"/>
      <w:adjustRightInd w:val="0"/>
      <w:jc w:val="both"/>
      <w:textAlignment w:val="baseline"/>
    </w:pPr>
    <w:rPr>
      <w:b/>
      <w:bCs/>
      <w:kern w:val="14"/>
    </w:rPr>
  </w:style>
  <w:style w:type="character" w:customStyle="1" w:styleId="CommentSubjectChar">
    <w:name w:val="Comment Subject Char"/>
    <w:basedOn w:val="CommentTextChar"/>
    <w:link w:val="CommentSubject"/>
    <w:semiHidden/>
    <w:rsid w:val="00790A98"/>
    <w:rPr>
      <w:b/>
      <w:bCs/>
      <w:kern w:val="14"/>
    </w:rPr>
  </w:style>
  <w:style w:type="paragraph" w:styleId="Revision">
    <w:name w:val="Revision"/>
    <w:hidden/>
    <w:uiPriority w:val="99"/>
    <w:semiHidden/>
    <w:rsid w:val="00ED57CE"/>
    <w:rPr>
      <w:kern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43574">
      <w:bodyDiv w:val="1"/>
      <w:marLeft w:val="0"/>
      <w:marRight w:val="0"/>
      <w:marTop w:val="0"/>
      <w:marBottom w:val="0"/>
      <w:divBdr>
        <w:top w:val="none" w:sz="0" w:space="0" w:color="auto"/>
        <w:left w:val="none" w:sz="0" w:space="0" w:color="auto"/>
        <w:bottom w:val="none" w:sz="0" w:space="0" w:color="auto"/>
        <w:right w:val="none" w:sz="0" w:space="0" w:color="auto"/>
      </w:divBdr>
    </w:div>
    <w:div w:id="69162542">
      <w:bodyDiv w:val="1"/>
      <w:marLeft w:val="0"/>
      <w:marRight w:val="0"/>
      <w:marTop w:val="0"/>
      <w:marBottom w:val="0"/>
      <w:divBdr>
        <w:top w:val="none" w:sz="0" w:space="0" w:color="auto"/>
        <w:left w:val="none" w:sz="0" w:space="0" w:color="auto"/>
        <w:bottom w:val="none" w:sz="0" w:space="0" w:color="auto"/>
        <w:right w:val="none" w:sz="0" w:space="0" w:color="auto"/>
      </w:divBdr>
    </w:div>
    <w:div w:id="75247311">
      <w:bodyDiv w:val="1"/>
      <w:marLeft w:val="0"/>
      <w:marRight w:val="0"/>
      <w:marTop w:val="0"/>
      <w:marBottom w:val="0"/>
      <w:divBdr>
        <w:top w:val="none" w:sz="0" w:space="0" w:color="auto"/>
        <w:left w:val="none" w:sz="0" w:space="0" w:color="auto"/>
        <w:bottom w:val="none" w:sz="0" w:space="0" w:color="auto"/>
        <w:right w:val="none" w:sz="0" w:space="0" w:color="auto"/>
      </w:divBdr>
    </w:div>
    <w:div w:id="111562094">
      <w:bodyDiv w:val="1"/>
      <w:marLeft w:val="0"/>
      <w:marRight w:val="0"/>
      <w:marTop w:val="0"/>
      <w:marBottom w:val="0"/>
      <w:divBdr>
        <w:top w:val="none" w:sz="0" w:space="0" w:color="auto"/>
        <w:left w:val="none" w:sz="0" w:space="0" w:color="auto"/>
        <w:bottom w:val="none" w:sz="0" w:space="0" w:color="auto"/>
        <w:right w:val="none" w:sz="0" w:space="0" w:color="auto"/>
      </w:divBdr>
      <w:divsChild>
        <w:div w:id="1062753910">
          <w:marLeft w:val="0"/>
          <w:marRight w:val="0"/>
          <w:marTop w:val="120"/>
          <w:marBottom w:val="120"/>
          <w:divBdr>
            <w:top w:val="none" w:sz="0" w:space="0" w:color="auto"/>
            <w:left w:val="none" w:sz="0" w:space="0" w:color="auto"/>
            <w:bottom w:val="none" w:sz="0" w:space="0" w:color="auto"/>
            <w:right w:val="none" w:sz="0" w:space="0" w:color="auto"/>
          </w:divBdr>
          <w:divsChild>
            <w:div w:id="48747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0736">
      <w:bodyDiv w:val="1"/>
      <w:marLeft w:val="0"/>
      <w:marRight w:val="0"/>
      <w:marTop w:val="0"/>
      <w:marBottom w:val="0"/>
      <w:divBdr>
        <w:top w:val="none" w:sz="0" w:space="0" w:color="auto"/>
        <w:left w:val="none" w:sz="0" w:space="0" w:color="auto"/>
        <w:bottom w:val="none" w:sz="0" w:space="0" w:color="auto"/>
        <w:right w:val="none" w:sz="0" w:space="0" w:color="auto"/>
      </w:divBdr>
      <w:divsChild>
        <w:div w:id="708459067">
          <w:marLeft w:val="0"/>
          <w:marRight w:val="0"/>
          <w:marTop w:val="120"/>
          <w:marBottom w:val="120"/>
          <w:divBdr>
            <w:top w:val="none" w:sz="0" w:space="0" w:color="auto"/>
            <w:left w:val="none" w:sz="0" w:space="0" w:color="auto"/>
            <w:bottom w:val="none" w:sz="0" w:space="0" w:color="auto"/>
            <w:right w:val="none" w:sz="0" w:space="0" w:color="auto"/>
          </w:divBdr>
          <w:divsChild>
            <w:div w:id="1350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9821">
      <w:bodyDiv w:val="1"/>
      <w:marLeft w:val="0"/>
      <w:marRight w:val="0"/>
      <w:marTop w:val="0"/>
      <w:marBottom w:val="0"/>
      <w:divBdr>
        <w:top w:val="none" w:sz="0" w:space="0" w:color="auto"/>
        <w:left w:val="none" w:sz="0" w:space="0" w:color="auto"/>
        <w:bottom w:val="none" w:sz="0" w:space="0" w:color="auto"/>
        <w:right w:val="none" w:sz="0" w:space="0" w:color="auto"/>
      </w:divBdr>
    </w:div>
    <w:div w:id="225605872">
      <w:bodyDiv w:val="1"/>
      <w:marLeft w:val="0"/>
      <w:marRight w:val="0"/>
      <w:marTop w:val="0"/>
      <w:marBottom w:val="0"/>
      <w:divBdr>
        <w:top w:val="none" w:sz="0" w:space="0" w:color="auto"/>
        <w:left w:val="none" w:sz="0" w:space="0" w:color="auto"/>
        <w:bottom w:val="none" w:sz="0" w:space="0" w:color="auto"/>
        <w:right w:val="none" w:sz="0" w:space="0" w:color="auto"/>
      </w:divBdr>
    </w:div>
    <w:div w:id="273831428">
      <w:bodyDiv w:val="1"/>
      <w:marLeft w:val="0"/>
      <w:marRight w:val="0"/>
      <w:marTop w:val="0"/>
      <w:marBottom w:val="0"/>
      <w:divBdr>
        <w:top w:val="none" w:sz="0" w:space="0" w:color="auto"/>
        <w:left w:val="none" w:sz="0" w:space="0" w:color="auto"/>
        <w:bottom w:val="none" w:sz="0" w:space="0" w:color="auto"/>
        <w:right w:val="none" w:sz="0" w:space="0" w:color="auto"/>
      </w:divBdr>
      <w:divsChild>
        <w:div w:id="167059509">
          <w:marLeft w:val="0"/>
          <w:marRight w:val="0"/>
          <w:marTop w:val="120"/>
          <w:marBottom w:val="120"/>
          <w:divBdr>
            <w:top w:val="none" w:sz="0" w:space="0" w:color="auto"/>
            <w:left w:val="none" w:sz="0" w:space="0" w:color="auto"/>
            <w:bottom w:val="none" w:sz="0" w:space="0" w:color="auto"/>
            <w:right w:val="none" w:sz="0" w:space="0" w:color="auto"/>
          </w:divBdr>
          <w:divsChild>
            <w:div w:id="119905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6743">
      <w:bodyDiv w:val="1"/>
      <w:marLeft w:val="0"/>
      <w:marRight w:val="0"/>
      <w:marTop w:val="0"/>
      <w:marBottom w:val="0"/>
      <w:divBdr>
        <w:top w:val="none" w:sz="0" w:space="0" w:color="auto"/>
        <w:left w:val="none" w:sz="0" w:space="0" w:color="auto"/>
        <w:bottom w:val="none" w:sz="0" w:space="0" w:color="auto"/>
        <w:right w:val="none" w:sz="0" w:space="0" w:color="auto"/>
      </w:divBdr>
      <w:divsChild>
        <w:div w:id="815530071">
          <w:marLeft w:val="0"/>
          <w:marRight w:val="0"/>
          <w:marTop w:val="120"/>
          <w:marBottom w:val="120"/>
          <w:divBdr>
            <w:top w:val="none" w:sz="0" w:space="0" w:color="auto"/>
            <w:left w:val="none" w:sz="0" w:space="0" w:color="auto"/>
            <w:bottom w:val="none" w:sz="0" w:space="0" w:color="auto"/>
            <w:right w:val="none" w:sz="0" w:space="0" w:color="auto"/>
          </w:divBdr>
          <w:divsChild>
            <w:div w:id="60392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8863">
      <w:bodyDiv w:val="1"/>
      <w:marLeft w:val="0"/>
      <w:marRight w:val="0"/>
      <w:marTop w:val="0"/>
      <w:marBottom w:val="0"/>
      <w:divBdr>
        <w:top w:val="none" w:sz="0" w:space="0" w:color="auto"/>
        <w:left w:val="none" w:sz="0" w:space="0" w:color="auto"/>
        <w:bottom w:val="none" w:sz="0" w:space="0" w:color="auto"/>
        <w:right w:val="none" w:sz="0" w:space="0" w:color="auto"/>
      </w:divBdr>
    </w:div>
    <w:div w:id="323051749">
      <w:bodyDiv w:val="1"/>
      <w:marLeft w:val="0"/>
      <w:marRight w:val="0"/>
      <w:marTop w:val="0"/>
      <w:marBottom w:val="0"/>
      <w:divBdr>
        <w:top w:val="none" w:sz="0" w:space="0" w:color="auto"/>
        <w:left w:val="none" w:sz="0" w:space="0" w:color="auto"/>
        <w:bottom w:val="none" w:sz="0" w:space="0" w:color="auto"/>
        <w:right w:val="none" w:sz="0" w:space="0" w:color="auto"/>
      </w:divBdr>
    </w:div>
    <w:div w:id="341780398">
      <w:bodyDiv w:val="1"/>
      <w:marLeft w:val="0"/>
      <w:marRight w:val="0"/>
      <w:marTop w:val="0"/>
      <w:marBottom w:val="0"/>
      <w:divBdr>
        <w:top w:val="none" w:sz="0" w:space="0" w:color="auto"/>
        <w:left w:val="none" w:sz="0" w:space="0" w:color="auto"/>
        <w:bottom w:val="none" w:sz="0" w:space="0" w:color="auto"/>
        <w:right w:val="none" w:sz="0" w:space="0" w:color="auto"/>
      </w:divBdr>
    </w:div>
    <w:div w:id="374239733">
      <w:bodyDiv w:val="1"/>
      <w:marLeft w:val="0"/>
      <w:marRight w:val="0"/>
      <w:marTop w:val="0"/>
      <w:marBottom w:val="0"/>
      <w:divBdr>
        <w:top w:val="none" w:sz="0" w:space="0" w:color="auto"/>
        <w:left w:val="none" w:sz="0" w:space="0" w:color="auto"/>
        <w:bottom w:val="none" w:sz="0" w:space="0" w:color="auto"/>
        <w:right w:val="none" w:sz="0" w:space="0" w:color="auto"/>
      </w:divBdr>
    </w:div>
    <w:div w:id="385757674">
      <w:bodyDiv w:val="1"/>
      <w:marLeft w:val="0"/>
      <w:marRight w:val="0"/>
      <w:marTop w:val="0"/>
      <w:marBottom w:val="0"/>
      <w:divBdr>
        <w:top w:val="none" w:sz="0" w:space="0" w:color="auto"/>
        <w:left w:val="none" w:sz="0" w:space="0" w:color="auto"/>
        <w:bottom w:val="none" w:sz="0" w:space="0" w:color="auto"/>
        <w:right w:val="none" w:sz="0" w:space="0" w:color="auto"/>
      </w:divBdr>
    </w:div>
    <w:div w:id="402996272">
      <w:bodyDiv w:val="1"/>
      <w:marLeft w:val="0"/>
      <w:marRight w:val="0"/>
      <w:marTop w:val="0"/>
      <w:marBottom w:val="0"/>
      <w:divBdr>
        <w:top w:val="none" w:sz="0" w:space="0" w:color="auto"/>
        <w:left w:val="none" w:sz="0" w:space="0" w:color="auto"/>
        <w:bottom w:val="none" w:sz="0" w:space="0" w:color="auto"/>
        <w:right w:val="none" w:sz="0" w:space="0" w:color="auto"/>
      </w:divBdr>
      <w:divsChild>
        <w:div w:id="430702719">
          <w:marLeft w:val="0"/>
          <w:marRight w:val="0"/>
          <w:marTop w:val="120"/>
          <w:marBottom w:val="120"/>
          <w:divBdr>
            <w:top w:val="none" w:sz="0" w:space="0" w:color="auto"/>
            <w:left w:val="none" w:sz="0" w:space="0" w:color="auto"/>
            <w:bottom w:val="none" w:sz="0" w:space="0" w:color="auto"/>
            <w:right w:val="none" w:sz="0" w:space="0" w:color="auto"/>
          </w:divBdr>
          <w:divsChild>
            <w:div w:id="140125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7927">
      <w:bodyDiv w:val="1"/>
      <w:marLeft w:val="0"/>
      <w:marRight w:val="0"/>
      <w:marTop w:val="0"/>
      <w:marBottom w:val="0"/>
      <w:divBdr>
        <w:top w:val="none" w:sz="0" w:space="0" w:color="auto"/>
        <w:left w:val="none" w:sz="0" w:space="0" w:color="auto"/>
        <w:bottom w:val="none" w:sz="0" w:space="0" w:color="auto"/>
        <w:right w:val="none" w:sz="0" w:space="0" w:color="auto"/>
      </w:divBdr>
    </w:div>
    <w:div w:id="464355138">
      <w:bodyDiv w:val="1"/>
      <w:marLeft w:val="0"/>
      <w:marRight w:val="0"/>
      <w:marTop w:val="0"/>
      <w:marBottom w:val="0"/>
      <w:divBdr>
        <w:top w:val="none" w:sz="0" w:space="0" w:color="auto"/>
        <w:left w:val="none" w:sz="0" w:space="0" w:color="auto"/>
        <w:bottom w:val="none" w:sz="0" w:space="0" w:color="auto"/>
        <w:right w:val="none" w:sz="0" w:space="0" w:color="auto"/>
      </w:divBdr>
    </w:div>
    <w:div w:id="537665429">
      <w:bodyDiv w:val="1"/>
      <w:marLeft w:val="0"/>
      <w:marRight w:val="0"/>
      <w:marTop w:val="0"/>
      <w:marBottom w:val="0"/>
      <w:divBdr>
        <w:top w:val="none" w:sz="0" w:space="0" w:color="auto"/>
        <w:left w:val="none" w:sz="0" w:space="0" w:color="auto"/>
        <w:bottom w:val="none" w:sz="0" w:space="0" w:color="auto"/>
        <w:right w:val="none" w:sz="0" w:space="0" w:color="auto"/>
      </w:divBdr>
      <w:divsChild>
        <w:div w:id="891579450">
          <w:marLeft w:val="0"/>
          <w:marRight w:val="0"/>
          <w:marTop w:val="120"/>
          <w:marBottom w:val="120"/>
          <w:divBdr>
            <w:top w:val="none" w:sz="0" w:space="0" w:color="auto"/>
            <w:left w:val="none" w:sz="0" w:space="0" w:color="auto"/>
            <w:bottom w:val="none" w:sz="0" w:space="0" w:color="auto"/>
            <w:right w:val="none" w:sz="0" w:space="0" w:color="auto"/>
          </w:divBdr>
          <w:divsChild>
            <w:div w:id="16822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826">
      <w:bodyDiv w:val="1"/>
      <w:marLeft w:val="0"/>
      <w:marRight w:val="0"/>
      <w:marTop w:val="0"/>
      <w:marBottom w:val="0"/>
      <w:divBdr>
        <w:top w:val="none" w:sz="0" w:space="0" w:color="auto"/>
        <w:left w:val="none" w:sz="0" w:space="0" w:color="auto"/>
        <w:bottom w:val="none" w:sz="0" w:space="0" w:color="auto"/>
        <w:right w:val="none" w:sz="0" w:space="0" w:color="auto"/>
      </w:divBdr>
    </w:div>
    <w:div w:id="622348953">
      <w:bodyDiv w:val="1"/>
      <w:marLeft w:val="0"/>
      <w:marRight w:val="0"/>
      <w:marTop w:val="0"/>
      <w:marBottom w:val="0"/>
      <w:divBdr>
        <w:top w:val="none" w:sz="0" w:space="0" w:color="auto"/>
        <w:left w:val="none" w:sz="0" w:space="0" w:color="auto"/>
        <w:bottom w:val="none" w:sz="0" w:space="0" w:color="auto"/>
        <w:right w:val="none" w:sz="0" w:space="0" w:color="auto"/>
      </w:divBdr>
      <w:divsChild>
        <w:div w:id="1535655987">
          <w:marLeft w:val="0"/>
          <w:marRight w:val="0"/>
          <w:marTop w:val="0"/>
          <w:marBottom w:val="0"/>
          <w:divBdr>
            <w:top w:val="none" w:sz="0" w:space="0" w:color="auto"/>
            <w:left w:val="none" w:sz="0" w:space="0" w:color="auto"/>
            <w:bottom w:val="none" w:sz="0" w:space="0" w:color="auto"/>
            <w:right w:val="none" w:sz="0" w:space="0" w:color="auto"/>
          </w:divBdr>
          <w:divsChild>
            <w:div w:id="565379228">
              <w:marLeft w:val="0"/>
              <w:marRight w:val="0"/>
              <w:marTop w:val="0"/>
              <w:marBottom w:val="0"/>
              <w:divBdr>
                <w:top w:val="none" w:sz="0" w:space="0" w:color="auto"/>
                <w:left w:val="none" w:sz="0" w:space="0" w:color="auto"/>
                <w:bottom w:val="none" w:sz="0" w:space="0" w:color="auto"/>
                <w:right w:val="none" w:sz="0" w:space="0" w:color="auto"/>
              </w:divBdr>
              <w:divsChild>
                <w:div w:id="760488089">
                  <w:marLeft w:val="0"/>
                  <w:marRight w:val="0"/>
                  <w:marTop w:val="120"/>
                  <w:marBottom w:val="120"/>
                  <w:divBdr>
                    <w:top w:val="none" w:sz="0" w:space="0" w:color="auto"/>
                    <w:left w:val="none" w:sz="0" w:space="0" w:color="auto"/>
                    <w:bottom w:val="none" w:sz="0" w:space="0" w:color="auto"/>
                    <w:right w:val="none" w:sz="0" w:space="0" w:color="auto"/>
                  </w:divBdr>
                  <w:divsChild>
                    <w:div w:id="169057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531369">
      <w:bodyDiv w:val="1"/>
      <w:marLeft w:val="0"/>
      <w:marRight w:val="0"/>
      <w:marTop w:val="0"/>
      <w:marBottom w:val="0"/>
      <w:divBdr>
        <w:top w:val="none" w:sz="0" w:space="0" w:color="auto"/>
        <w:left w:val="none" w:sz="0" w:space="0" w:color="auto"/>
        <w:bottom w:val="none" w:sz="0" w:space="0" w:color="auto"/>
        <w:right w:val="none" w:sz="0" w:space="0" w:color="auto"/>
      </w:divBdr>
    </w:div>
    <w:div w:id="675765377">
      <w:bodyDiv w:val="1"/>
      <w:marLeft w:val="0"/>
      <w:marRight w:val="0"/>
      <w:marTop w:val="0"/>
      <w:marBottom w:val="0"/>
      <w:divBdr>
        <w:top w:val="none" w:sz="0" w:space="0" w:color="auto"/>
        <w:left w:val="none" w:sz="0" w:space="0" w:color="auto"/>
        <w:bottom w:val="none" w:sz="0" w:space="0" w:color="auto"/>
        <w:right w:val="none" w:sz="0" w:space="0" w:color="auto"/>
      </w:divBdr>
      <w:divsChild>
        <w:div w:id="1350528859">
          <w:marLeft w:val="0"/>
          <w:marRight w:val="0"/>
          <w:marTop w:val="120"/>
          <w:marBottom w:val="120"/>
          <w:divBdr>
            <w:top w:val="none" w:sz="0" w:space="0" w:color="auto"/>
            <w:left w:val="none" w:sz="0" w:space="0" w:color="auto"/>
            <w:bottom w:val="none" w:sz="0" w:space="0" w:color="auto"/>
            <w:right w:val="none" w:sz="0" w:space="0" w:color="auto"/>
          </w:divBdr>
          <w:divsChild>
            <w:div w:id="198812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58226">
      <w:bodyDiv w:val="1"/>
      <w:marLeft w:val="0"/>
      <w:marRight w:val="0"/>
      <w:marTop w:val="0"/>
      <w:marBottom w:val="0"/>
      <w:divBdr>
        <w:top w:val="none" w:sz="0" w:space="0" w:color="auto"/>
        <w:left w:val="none" w:sz="0" w:space="0" w:color="auto"/>
        <w:bottom w:val="none" w:sz="0" w:space="0" w:color="auto"/>
        <w:right w:val="none" w:sz="0" w:space="0" w:color="auto"/>
      </w:divBdr>
    </w:div>
    <w:div w:id="764570180">
      <w:bodyDiv w:val="1"/>
      <w:marLeft w:val="0"/>
      <w:marRight w:val="0"/>
      <w:marTop w:val="0"/>
      <w:marBottom w:val="0"/>
      <w:divBdr>
        <w:top w:val="none" w:sz="0" w:space="0" w:color="auto"/>
        <w:left w:val="none" w:sz="0" w:space="0" w:color="auto"/>
        <w:bottom w:val="none" w:sz="0" w:space="0" w:color="auto"/>
        <w:right w:val="none" w:sz="0" w:space="0" w:color="auto"/>
      </w:divBdr>
    </w:div>
    <w:div w:id="781536138">
      <w:bodyDiv w:val="1"/>
      <w:marLeft w:val="0"/>
      <w:marRight w:val="0"/>
      <w:marTop w:val="0"/>
      <w:marBottom w:val="0"/>
      <w:divBdr>
        <w:top w:val="none" w:sz="0" w:space="0" w:color="auto"/>
        <w:left w:val="none" w:sz="0" w:space="0" w:color="auto"/>
        <w:bottom w:val="none" w:sz="0" w:space="0" w:color="auto"/>
        <w:right w:val="none" w:sz="0" w:space="0" w:color="auto"/>
      </w:divBdr>
    </w:div>
    <w:div w:id="787360266">
      <w:bodyDiv w:val="1"/>
      <w:marLeft w:val="0"/>
      <w:marRight w:val="0"/>
      <w:marTop w:val="0"/>
      <w:marBottom w:val="0"/>
      <w:divBdr>
        <w:top w:val="none" w:sz="0" w:space="0" w:color="auto"/>
        <w:left w:val="none" w:sz="0" w:space="0" w:color="auto"/>
        <w:bottom w:val="none" w:sz="0" w:space="0" w:color="auto"/>
        <w:right w:val="none" w:sz="0" w:space="0" w:color="auto"/>
      </w:divBdr>
      <w:divsChild>
        <w:div w:id="2015496547">
          <w:marLeft w:val="0"/>
          <w:marRight w:val="0"/>
          <w:marTop w:val="120"/>
          <w:marBottom w:val="120"/>
          <w:divBdr>
            <w:top w:val="none" w:sz="0" w:space="0" w:color="auto"/>
            <w:left w:val="none" w:sz="0" w:space="0" w:color="auto"/>
            <w:bottom w:val="none" w:sz="0" w:space="0" w:color="auto"/>
            <w:right w:val="none" w:sz="0" w:space="0" w:color="auto"/>
          </w:divBdr>
          <w:divsChild>
            <w:div w:id="126157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9282">
      <w:bodyDiv w:val="1"/>
      <w:marLeft w:val="0"/>
      <w:marRight w:val="0"/>
      <w:marTop w:val="0"/>
      <w:marBottom w:val="0"/>
      <w:divBdr>
        <w:top w:val="none" w:sz="0" w:space="0" w:color="auto"/>
        <w:left w:val="none" w:sz="0" w:space="0" w:color="auto"/>
        <w:bottom w:val="none" w:sz="0" w:space="0" w:color="auto"/>
        <w:right w:val="none" w:sz="0" w:space="0" w:color="auto"/>
      </w:divBdr>
      <w:divsChild>
        <w:div w:id="289632385">
          <w:marLeft w:val="0"/>
          <w:marRight w:val="0"/>
          <w:marTop w:val="120"/>
          <w:marBottom w:val="120"/>
          <w:divBdr>
            <w:top w:val="none" w:sz="0" w:space="0" w:color="auto"/>
            <w:left w:val="none" w:sz="0" w:space="0" w:color="auto"/>
            <w:bottom w:val="none" w:sz="0" w:space="0" w:color="auto"/>
            <w:right w:val="none" w:sz="0" w:space="0" w:color="auto"/>
          </w:divBdr>
          <w:divsChild>
            <w:div w:id="19588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2260">
      <w:bodyDiv w:val="1"/>
      <w:marLeft w:val="0"/>
      <w:marRight w:val="0"/>
      <w:marTop w:val="0"/>
      <w:marBottom w:val="0"/>
      <w:divBdr>
        <w:top w:val="none" w:sz="0" w:space="0" w:color="auto"/>
        <w:left w:val="none" w:sz="0" w:space="0" w:color="auto"/>
        <w:bottom w:val="none" w:sz="0" w:space="0" w:color="auto"/>
        <w:right w:val="none" w:sz="0" w:space="0" w:color="auto"/>
      </w:divBdr>
    </w:div>
    <w:div w:id="851801279">
      <w:bodyDiv w:val="1"/>
      <w:marLeft w:val="0"/>
      <w:marRight w:val="0"/>
      <w:marTop w:val="0"/>
      <w:marBottom w:val="0"/>
      <w:divBdr>
        <w:top w:val="none" w:sz="0" w:space="0" w:color="auto"/>
        <w:left w:val="none" w:sz="0" w:space="0" w:color="auto"/>
        <w:bottom w:val="none" w:sz="0" w:space="0" w:color="auto"/>
        <w:right w:val="none" w:sz="0" w:space="0" w:color="auto"/>
      </w:divBdr>
    </w:div>
    <w:div w:id="875629103">
      <w:bodyDiv w:val="1"/>
      <w:marLeft w:val="0"/>
      <w:marRight w:val="0"/>
      <w:marTop w:val="0"/>
      <w:marBottom w:val="0"/>
      <w:divBdr>
        <w:top w:val="none" w:sz="0" w:space="0" w:color="auto"/>
        <w:left w:val="none" w:sz="0" w:space="0" w:color="auto"/>
        <w:bottom w:val="none" w:sz="0" w:space="0" w:color="auto"/>
        <w:right w:val="none" w:sz="0" w:space="0" w:color="auto"/>
      </w:divBdr>
      <w:divsChild>
        <w:div w:id="742221963">
          <w:marLeft w:val="0"/>
          <w:marRight w:val="0"/>
          <w:marTop w:val="120"/>
          <w:marBottom w:val="120"/>
          <w:divBdr>
            <w:top w:val="none" w:sz="0" w:space="0" w:color="auto"/>
            <w:left w:val="none" w:sz="0" w:space="0" w:color="auto"/>
            <w:bottom w:val="none" w:sz="0" w:space="0" w:color="auto"/>
            <w:right w:val="none" w:sz="0" w:space="0" w:color="auto"/>
          </w:divBdr>
          <w:divsChild>
            <w:div w:id="10708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8453">
      <w:bodyDiv w:val="1"/>
      <w:marLeft w:val="0"/>
      <w:marRight w:val="0"/>
      <w:marTop w:val="0"/>
      <w:marBottom w:val="0"/>
      <w:divBdr>
        <w:top w:val="none" w:sz="0" w:space="0" w:color="auto"/>
        <w:left w:val="none" w:sz="0" w:space="0" w:color="auto"/>
        <w:bottom w:val="none" w:sz="0" w:space="0" w:color="auto"/>
        <w:right w:val="none" w:sz="0" w:space="0" w:color="auto"/>
      </w:divBdr>
    </w:div>
    <w:div w:id="887450438">
      <w:bodyDiv w:val="1"/>
      <w:marLeft w:val="0"/>
      <w:marRight w:val="0"/>
      <w:marTop w:val="0"/>
      <w:marBottom w:val="0"/>
      <w:divBdr>
        <w:top w:val="none" w:sz="0" w:space="0" w:color="auto"/>
        <w:left w:val="none" w:sz="0" w:space="0" w:color="auto"/>
        <w:bottom w:val="none" w:sz="0" w:space="0" w:color="auto"/>
        <w:right w:val="none" w:sz="0" w:space="0" w:color="auto"/>
      </w:divBdr>
      <w:divsChild>
        <w:div w:id="624317510">
          <w:marLeft w:val="0"/>
          <w:marRight w:val="0"/>
          <w:marTop w:val="120"/>
          <w:marBottom w:val="120"/>
          <w:divBdr>
            <w:top w:val="none" w:sz="0" w:space="0" w:color="auto"/>
            <w:left w:val="none" w:sz="0" w:space="0" w:color="auto"/>
            <w:bottom w:val="none" w:sz="0" w:space="0" w:color="auto"/>
            <w:right w:val="none" w:sz="0" w:space="0" w:color="auto"/>
          </w:divBdr>
          <w:divsChild>
            <w:div w:id="1751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7041">
      <w:bodyDiv w:val="1"/>
      <w:marLeft w:val="0"/>
      <w:marRight w:val="0"/>
      <w:marTop w:val="0"/>
      <w:marBottom w:val="0"/>
      <w:divBdr>
        <w:top w:val="none" w:sz="0" w:space="0" w:color="auto"/>
        <w:left w:val="none" w:sz="0" w:space="0" w:color="auto"/>
        <w:bottom w:val="none" w:sz="0" w:space="0" w:color="auto"/>
        <w:right w:val="none" w:sz="0" w:space="0" w:color="auto"/>
      </w:divBdr>
    </w:div>
    <w:div w:id="944189296">
      <w:bodyDiv w:val="1"/>
      <w:marLeft w:val="0"/>
      <w:marRight w:val="0"/>
      <w:marTop w:val="0"/>
      <w:marBottom w:val="0"/>
      <w:divBdr>
        <w:top w:val="none" w:sz="0" w:space="0" w:color="auto"/>
        <w:left w:val="none" w:sz="0" w:space="0" w:color="auto"/>
        <w:bottom w:val="none" w:sz="0" w:space="0" w:color="auto"/>
        <w:right w:val="none" w:sz="0" w:space="0" w:color="auto"/>
      </w:divBdr>
      <w:divsChild>
        <w:div w:id="2042199614">
          <w:marLeft w:val="0"/>
          <w:marRight w:val="0"/>
          <w:marTop w:val="120"/>
          <w:marBottom w:val="120"/>
          <w:divBdr>
            <w:top w:val="none" w:sz="0" w:space="0" w:color="auto"/>
            <w:left w:val="none" w:sz="0" w:space="0" w:color="auto"/>
            <w:bottom w:val="none" w:sz="0" w:space="0" w:color="auto"/>
            <w:right w:val="none" w:sz="0" w:space="0" w:color="auto"/>
          </w:divBdr>
          <w:divsChild>
            <w:div w:id="205884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0886">
      <w:bodyDiv w:val="1"/>
      <w:marLeft w:val="0"/>
      <w:marRight w:val="0"/>
      <w:marTop w:val="0"/>
      <w:marBottom w:val="0"/>
      <w:divBdr>
        <w:top w:val="none" w:sz="0" w:space="0" w:color="auto"/>
        <w:left w:val="none" w:sz="0" w:space="0" w:color="auto"/>
        <w:bottom w:val="none" w:sz="0" w:space="0" w:color="auto"/>
        <w:right w:val="none" w:sz="0" w:space="0" w:color="auto"/>
      </w:divBdr>
    </w:div>
    <w:div w:id="972757162">
      <w:bodyDiv w:val="1"/>
      <w:marLeft w:val="0"/>
      <w:marRight w:val="0"/>
      <w:marTop w:val="0"/>
      <w:marBottom w:val="0"/>
      <w:divBdr>
        <w:top w:val="none" w:sz="0" w:space="0" w:color="auto"/>
        <w:left w:val="none" w:sz="0" w:space="0" w:color="auto"/>
        <w:bottom w:val="none" w:sz="0" w:space="0" w:color="auto"/>
        <w:right w:val="none" w:sz="0" w:space="0" w:color="auto"/>
      </w:divBdr>
    </w:div>
    <w:div w:id="998072765">
      <w:bodyDiv w:val="1"/>
      <w:marLeft w:val="0"/>
      <w:marRight w:val="0"/>
      <w:marTop w:val="0"/>
      <w:marBottom w:val="0"/>
      <w:divBdr>
        <w:top w:val="none" w:sz="0" w:space="0" w:color="auto"/>
        <w:left w:val="none" w:sz="0" w:space="0" w:color="auto"/>
        <w:bottom w:val="none" w:sz="0" w:space="0" w:color="auto"/>
        <w:right w:val="none" w:sz="0" w:space="0" w:color="auto"/>
      </w:divBdr>
      <w:divsChild>
        <w:div w:id="1473792217">
          <w:marLeft w:val="0"/>
          <w:marRight w:val="0"/>
          <w:marTop w:val="120"/>
          <w:marBottom w:val="120"/>
          <w:divBdr>
            <w:top w:val="none" w:sz="0" w:space="0" w:color="auto"/>
            <w:left w:val="none" w:sz="0" w:space="0" w:color="auto"/>
            <w:bottom w:val="none" w:sz="0" w:space="0" w:color="auto"/>
            <w:right w:val="none" w:sz="0" w:space="0" w:color="auto"/>
          </w:divBdr>
          <w:divsChild>
            <w:div w:id="15788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3380">
      <w:bodyDiv w:val="1"/>
      <w:marLeft w:val="0"/>
      <w:marRight w:val="0"/>
      <w:marTop w:val="0"/>
      <w:marBottom w:val="0"/>
      <w:divBdr>
        <w:top w:val="none" w:sz="0" w:space="0" w:color="auto"/>
        <w:left w:val="none" w:sz="0" w:space="0" w:color="auto"/>
        <w:bottom w:val="none" w:sz="0" w:space="0" w:color="auto"/>
        <w:right w:val="none" w:sz="0" w:space="0" w:color="auto"/>
      </w:divBdr>
      <w:divsChild>
        <w:div w:id="589970271">
          <w:marLeft w:val="0"/>
          <w:marRight w:val="0"/>
          <w:marTop w:val="120"/>
          <w:marBottom w:val="120"/>
          <w:divBdr>
            <w:top w:val="none" w:sz="0" w:space="0" w:color="auto"/>
            <w:left w:val="none" w:sz="0" w:space="0" w:color="auto"/>
            <w:bottom w:val="none" w:sz="0" w:space="0" w:color="auto"/>
            <w:right w:val="none" w:sz="0" w:space="0" w:color="auto"/>
          </w:divBdr>
          <w:divsChild>
            <w:div w:id="135484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6459">
      <w:bodyDiv w:val="1"/>
      <w:marLeft w:val="0"/>
      <w:marRight w:val="0"/>
      <w:marTop w:val="0"/>
      <w:marBottom w:val="0"/>
      <w:divBdr>
        <w:top w:val="none" w:sz="0" w:space="0" w:color="auto"/>
        <w:left w:val="none" w:sz="0" w:space="0" w:color="auto"/>
        <w:bottom w:val="none" w:sz="0" w:space="0" w:color="auto"/>
        <w:right w:val="none" w:sz="0" w:space="0" w:color="auto"/>
      </w:divBdr>
      <w:divsChild>
        <w:div w:id="1368796818">
          <w:marLeft w:val="0"/>
          <w:marRight w:val="0"/>
          <w:marTop w:val="120"/>
          <w:marBottom w:val="120"/>
          <w:divBdr>
            <w:top w:val="none" w:sz="0" w:space="0" w:color="auto"/>
            <w:left w:val="none" w:sz="0" w:space="0" w:color="auto"/>
            <w:bottom w:val="none" w:sz="0" w:space="0" w:color="auto"/>
            <w:right w:val="none" w:sz="0" w:space="0" w:color="auto"/>
          </w:divBdr>
          <w:divsChild>
            <w:div w:id="161540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9780">
      <w:bodyDiv w:val="1"/>
      <w:marLeft w:val="0"/>
      <w:marRight w:val="0"/>
      <w:marTop w:val="0"/>
      <w:marBottom w:val="0"/>
      <w:divBdr>
        <w:top w:val="none" w:sz="0" w:space="0" w:color="auto"/>
        <w:left w:val="none" w:sz="0" w:space="0" w:color="auto"/>
        <w:bottom w:val="none" w:sz="0" w:space="0" w:color="auto"/>
        <w:right w:val="none" w:sz="0" w:space="0" w:color="auto"/>
      </w:divBdr>
    </w:div>
    <w:div w:id="1123689433">
      <w:bodyDiv w:val="1"/>
      <w:marLeft w:val="0"/>
      <w:marRight w:val="0"/>
      <w:marTop w:val="0"/>
      <w:marBottom w:val="0"/>
      <w:divBdr>
        <w:top w:val="none" w:sz="0" w:space="0" w:color="auto"/>
        <w:left w:val="none" w:sz="0" w:space="0" w:color="auto"/>
        <w:bottom w:val="none" w:sz="0" w:space="0" w:color="auto"/>
        <w:right w:val="none" w:sz="0" w:space="0" w:color="auto"/>
      </w:divBdr>
      <w:divsChild>
        <w:div w:id="1074208772">
          <w:marLeft w:val="0"/>
          <w:marRight w:val="0"/>
          <w:marTop w:val="120"/>
          <w:marBottom w:val="120"/>
          <w:divBdr>
            <w:top w:val="none" w:sz="0" w:space="0" w:color="auto"/>
            <w:left w:val="none" w:sz="0" w:space="0" w:color="auto"/>
            <w:bottom w:val="none" w:sz="0" w:space="0" w:color="auto"/>
            <w:right w:val="none" w:sz="0" w:space="0" w:color="auto"/>
          </w:divBdr>
          <w:divsChild>
            <w:div w:id="3328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4088">
      <w:bodyDiv w:val="1"/>
      <w:marLeft w:val="0"/>
      <w:marRight w:val="0"/>
      <w:marTop w:val="0"/>
      <w:marBottom w:val="0"/>
      <w:divBdr>
        <w:top w:val="none" w:sz="0" w:space="0" w:color="auto"/>
        <w:left w:val="none" w:sz="0" w:space="0" w:color="auto"/>
        <w:bottom w:val="none" w:sz="0" w:space="0" w:color="auto"/>
        <w:right w:val="none" w:sz="0" w:space="0" w:color="auto"/>
      </w:divBdr>
      <w:divsChild>
        <w:div w:id="1407143930">
          <w:marLeft w:val="0"/>
          <w:marRight w:val="0"/>
          <w:marTop w:val="120"/>
          <w:marBottom w:val="120"/>
          <w:divBdr>
            <w:top w:val="none" w:sz="0" w:space="0" w:color="auto"/>
            <w:left w:val="none" w:sz="0" w:space="0" w:color="auto"/>
            <w:bottom w:val="none" w:sz="0" w:space="0" w:color="auto"/>
            <w:right w:val="none" w:sz="0" w:space="0" w:color="auto"/>
          </w:divBdr>
          <w:divsChild>
            <w:div w:id="16417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0704">
      <w:bodyDiv w:val="1"/>
      <w:marLeft w:val="0"/>
      <w:marRight w:val="0"/>
      <w:marTop w:val="0"/>
      <w:marBottom w:val="0"/>
      <w:divBdr>
        <w:top w:val="none" w:sz="0" w:space="0" w:color="auto"/>
        <w:left w:val="none" w:sz="0" w:space="0" w:color="auto"/>
        <w:bottom w:val="none" w:sz="0" w:space="0" w:color="auto"/>
        <w:right w:val="none" w:sz="0" w:space="0" w:color="auto"/>
      </w:divBdr>
      <w:divsChild>
        <w:div w:id="1520852096">
          <w:marLeft w:val="0"/>
          <w:marRight w:val="0"/>
          <w:marTop w:val="120"/>
          <w:marBottom w:val="120"/>
          <w:divBdr>
            <w:top w:val="none" w:sz="0" w:space="0" w:color="auto"/>
            <w:left w:val="none" w:sz="0" w:space="0" w:color="auto"/>
            <w:bottom w:val="none" w:sz="0" w:space="0" w:color="auto"/>
            <w:right w:val="none" w:sz="0" w:space="0" w:color="auto"/>
          </w:divBdr>
          <w:divsChild>
            <w:div w:id="6821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0415">
      <w:bodyDiv w:val="1"/>
      <w:marLeft w:val="0"/>
      <w:marRight w:val="0"/>
      <w:marTop w:val="0"/>
      <w:marBottom w:val="0"/>
      <w:divBdr>
        <w:top w:val="none" w:sz="0" w:space="0" w:color="auto"/>
        <w:left w:val="none" w:sz="0" w:space="0" w:color="auto"/>
        <w:bottom w:val="none" w:sz="0" w:space="0" w:color="auto"/>
        <w:right w:val="none" w:sz="0" w:space="0" w:color="auto"/>
      </w:divBdr>
    </w:div>
    <w:div w:id="1201017592">
      <w:bodyDiv w:val="1"/>
      <w:marLeft w:val="0"/>
      <w:marRight w:val="0"/>
      <w:marTop w:val="0"/>
      <w:marBottom w:val="0"/>
      <w:divBdr>
        <w:top w:val="none" w:sz="0" w:space="0" w:color="auto"/>
        <w:left w:val="none" w:sz="0" w:space="0" w:color="auto"/>
        <w:bottom w:val="none" w:sz="0" w:space="0" w:color="auto"/>
        <w:right w:val="none" w:sz="0" w:space="0" w:color="auto"/>
      </w:divBdr>
      <w:divsChild>
        <w:div w:id="1220899796">
          <w:marLeft w:val="0"/>
          <w:marRight w:val="0"/>
          <w:marTop w:val="120"/>
          <w:marBottom w:val="120"/>
          <w:divBdr>
            <w:top w:val="none" w:sz="0" w:space="0" w:color="auto"/>
            <w:left w:val="none" w:sz="0" w:space="0" w:color="auto"/>
            <w:bottom w:val="none" w:sz="0" w:space="0" w:color="auto"/>
            <w:right w:val="none" w:sz="0" w:space="0" w:color="auto"/>
          </w:divBdr>
          <w:divsChild>
            <w:div w:id="203360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39680">
      <w:bodyDiv w:val="1"/>
      <w:marLeft w:val="0"/>
      <w:marRight w:val="0"/>
      <w:marTop w:val="0"/>
      <w:marBottom w:val="0"/>
      <w:divBdr>
        <w:top w:val="none" w:sz="0" w:space="0" w:color="auto"/>
        <w:left w:val="none" w:sz="0" w:space="0" w:color="auto"/>
        <w:bottom w:val="none" w:sz="0" w:space="0" w:color="auto"/>
        <w:right w:val="none" w:sz="0" w:space="0" w:color="auto"/>
      </w:divBdr>
    </w:div>
    <w:div w:id="1291014807">
      <w:bodyDiv w:val="1"/>
      <w:marLeft w:val="0"/>
      <w:marRight w:val="0"/>
      <w:marTop w:val="0"/>
      <w:marBottom w:val="0"/>
      <w:divBdr>
        <w:top w:val="none" w:sz="0" w:space="0" w:color="auto"/>
        <w:left w:val="none" w:sz="0" w:space="0" w:color="auto"/>
        <w:bottom w:val="none" w:sz="0" w:space="0" w:color="auto"/>
        <w:right w:val="none" w:sz="0" w:space="0" w:color="auto"/>
      </w:divBdr>
      <w:divsChild>
        <w:div w:id="657534227">
          <w:marLeft w:val="0"/>
          <w:marRight w:val="0"/>
          <w:marTop w:val="120"/>
          <w:marBottom w:val="120"/>
          <w:divBdr>
            <w:top w:val="none" w:sz="0" w:space="0" w:color="auto"/>
            <w:left w:val="none" w:sz="0" w:space="0" w:color="auto"/>
            <w:bottom w:val="none" w:sz="0" w:space="0" w:color="auto"/>
            <w:right w:val="none" w:sz="0" w:space="0" w:color="auto"/>
          </w:divBdr>
          <w:divsChild>
            <w:div w:id="16463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8815">
      <w:bodyDiv w:val="1"/>
      <w:marLeft w:val="0"/>
      <w:marRight w:val="0"/>
      <w:marTop w:val="0"/>
      <w:marBottom w:val="0"/>
      <w:divBdr>
        <w:top w:val="none" w:sz="0" w:space="0" w:color="auto"/>
        <w:left w:val="none" w:sz="0" w:space="0" w:color="auto"/>
        <w:bottom w:val="none" w:sz="0" w:space="0" w:color="auto"/>
        <w:right w:val="none" w:sz="0" w:space="0" w:color="auto"/>
      </w:divBdr>
      <w:divsChild>
        <w:div w:id="1601141614">
          <w:marLeft w:val="0"/>
          <w:marRight w:val="0"/>
          <w:marTop w:val="120"/>
          <w:marBottom w:val="120"/>
          <w:divBdr>
            <w:top w:val="none" w:sz="0" w:space="0" w:color="auto"/>
            <w:left w:val="none" w:sz="0" w:space="0" w:color="auto"/>
            <w:bottom w:val="none" w:sz="0" w:space="0" w:color="auto"/>
            <w:right w:val="none" w:sz="0" w:space="0" w:color="auto"/>
          </w:divBdr>
          <w:divsChild>
            <w:div w:id="79922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86229">
      <w:bodyDiv w:val="1"/>
      <w:marLeft w:val="0"/>
      <w:marRight w:val="0"/>
      <w:marTop w:val="0"/>
      <w:marBottom w:val="0"/>
      <w:divBdr>
        <w:top w:val="none" w:sz="0" w:space="0" w:color="auto"/>
        <w:left w:val="none" w:sz="0" w:space="0" w:color="auto"/>
        <w:bottom w:val="none" w:sz="0" w:space="0" w:color="auto"/>
        <w:right w:val="none" w:sz="0" w:space="0" w:color="auto"/>
      </w:divBdr>
      <w:divsChild>
        <w:div w:id="1636787209">
          <w:marLeft w:val="0"/>
          <w:marRight w:val="0"/>
          <w:marTop w:val="120"/>
          <w:marBottom w:val="120"/>
          <w:divBdr>
            <w:top w:val="none" w:sz="0" w:space="0" w:color="auto"/>
            <w:left w:val="none" w:sz="0" w:space="0" w:color="auto"/>
            <w:bottom w:val="none" w:sz="0" w:space="0" w:color="auto"/>
            <w:right w:val="none" w:sz="0" w:space="0" w:color="auto"/>
          </w:divBdr>
          <w:divsChild>
            <w:div w:id="73952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33148">
      <w:bodyDiv w:val="1"/>
      <w:marLeft w:val="0"/>
      <w:marRight w:val="0"/>
      <w:marTop w:val="0"/>
      <w:marBottom w:val="0"/>
      <w:divBdr>
        <w:top w:val="none" w:sz="0" w:space="0" w:color="auto"/>
        <w:left w:val="none" w:sz="0" w:space="0" w:color="auto"/>
        <w:bottom w:val="none" w:sz="0" w:space="0" w:color="auto"/>
        <w:right w:val="none" w:sz="0" w:space="0" w:color="auto"/>
      </w:divBdr>
    </w:div>
    <w:div w:id="1529292937">
      <w:bodyDiv w:val="1"/>
      <w:marLeft w:val="0"/>
      <w:marRight w:val="0"/>
      <w:marTop w:val="0"/>
      <w:marBottom w:val="0"/>
      <w:divBdr>
        <w:top w:val="none" w:sz="0" w:space="0" w:color="auto"/>
        <w:left w:val="none" w:sz="0" w:space="0" w:color="auto"/>
        <w:bottom w:val="none" w:sz="0" w:space="0" w:color="auto"/>
        <w:right w:val="none" w:sz="0" w:space="0" w:color="auto"/>
      </w:divBdr>
    </w:div>
    <w:div w:id="1530141973">
      <w:bodyDiv w:val="1"/>
      <w:marLeft w:val="0"/>
      <w:marRight w:val="0"/>
      <w:marTop w:val="0"/>
      <w:marBottom w:val="0"/>
      <w:divBdr>
        <w:top w:val="none" w:sz="0" w:space="0" w:color="auto"/>
        <w:left w:val="none" w:sz="0" w:space="0" w:color="auto"/>
        <w:bottom w:val="none" w:sz="0" w:space="0" w:color="auto"/>
        <w:right w:val="none" w:sz="0" w:space="0" w:color="auto"/>
      </w:divBdr>
    </w:div>
    <w:div w:id="1587033634">
      <w:bodyDiv w:val="1"/>
      <w:marLeft w:val="0"/>
      <w:marRight w:val="0"/>
      <w:marTop w:val="0"/>
      <w:marBottom w:val="0"/>
      <w:divBdr>
        <w:top w:val="none" w:sz="0" w:space="0" w:color="auto"/>
        <w:left w:val="none" w:sz="0" w:space="0" w:color="auto"/>
        <w:bottom w:val="none" w:sz="0" w:space="0" w:color="auto"/>
        <w:right w:val="none" w:sz="0" w:space="0" w:color="auto"/>
      </w:divBdr>
      <w:divsChild>
        <w:div w:id="857474264">
          <w:marLeft w:val="0"/>
          <w:marRight w:val="0"/>
          <w:marTop w:val="120"/>
          <w:marBottom w:val="120"/>
          <w:divBdr>
            <w:top w:val="none" w:sz="0" w:space="0" w:color="auto"/>
            <w:left w:val="none" w:sz="0" w:space="0" w:color="auto"/>
            <w:bottom w:val="none" w:sz="0" w:space="0" w:color="auto"/>
            <w:right w:val="none" w:sz="0" w:space="0" w:color="auto"/>
          </w:divBdr>
          <w:divsChild>
            <w:div w:id="15487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231">
      <w:bodyDiv w:val="1"/>
      <w:marLeft w:val="0"/>
      <w:marRight w:val="0"/>
      <w:marTop w:val="0"/>
      <w:marBottom w:val="0"/>
      <w:divBdr>
        <w:top w:val="none" w:sz="0" w:space="0" w:color="auto"/>
        <w:left w:val="none" w:sz="0" w:space="0" w:color="auto"/>
        <w:bottom w:val="none" w:sz="0" w:space="0" w:color="auto"/>
        <w:right w:val="none" w:sz="0" w:space="0" w:color="auto"/>
      </w:divBdr>
      <w:divsChild>
        <w:div w:id="1274747397">
          <w:marLeft w:val="0"/>
          <w:marRight w:val="0"/>
          <w:marTop w:val="0"/>
          <w:marBottom w:val="0"/>
          <w:divBdr>
            <w:top w:val="none" w:sz="0" w:space="0" w:color="auto"/>
            <w:left w:val="none" w:sz="0" w:space="0" w:color="auto"/>
            <w:bottom w:val="none" w:sz="0" w:space="0" w:color="auto"/>
            <w:right w:val="none" w:sz="0" w:space="0" w:color="auto"/>
          </w:divBdr>
          <w:divsChild>
            <w:div w:id="1706755668">
              <w:marLeft w:val="0"/>
              <w:marRight w:val="0"/>
              <w:marTop w:val="0"/>
              <w:marBottom w:val="0"/>
              <w:divBdr>
                <w:top w:val="none" w:sz="0" w:space="0" w:color="auto"/>
                <w:left w:val="none" w:sz="0" w:space="0" w:color="auto"/>
                <w:bottom w:val="none" w:sz="0" w:space="0" w:color="auto"/>
                <w:right w:val="none" w:sz="0" w:space="0" w:color="auto"/>
              </w:divBdr>
              <w:divsChild>
                <w:div w:id="1145901653">
                  <w:marLeft w:val="0"/>
                  <w:marRight w:val="0"/>
                  <w:marTop w:val="120"/>
                  <w:marBottom w:val="120"/>
                  <w:divBdr>
                    <w:top w:val="none" w:sz="0" w:space="0" w:color="auto"/>
                    <w:left w:val="none" w:sz="0" w:space="0" w:color="auto"/>
                    <w:bottom w:val="none" w:sz="0" w:space="0" w:color="auto"/>
                    <w:right w:val="none" w:sz="0" w:space="0" w:color="auto"/>
                  </w:divBdr>
                  <w:divsChild>
                    <w:div w:id="11504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646537">
      <w:bodyDiv w:val="1"/>
      <w:marLeft w:val="0"/>
      <w:marRight w:val="0"/>
      <w:marTop w:val="0"/>
      <w:marBottom w:val="0"/>
      <w:divBdr>
        <w:top w:val="none" w:sz="0" w:space="0" w:color="auto"/>
        <w:left w:val="none" w:sz="0" w:space="0" w:color="auto"/>
        <w:bottom w:val="none" w:sz="0" w:space="0" w:color="auto"/>
        <w:right w:val="none" w:sz="0" w:space="0" w:color="auto"/>
      </w:divBdr>
      <w:divsChild>
        <w:div w:id="328022086">
          <w:marLeft w:val="0"/>
          <w:marRight w:val="0"/>
          <w:marTop w:val="120"/>
          <w:marBottom w:val="120"/>
          <w:divBdr>
            <w:top w:val="none" w:sz="0" w:space="0" w:color="auto"/>
            <w:left w:val="none" w:sz="0" w:space="0" w:color="auto"/>
            <w:bottom w:val="none" w:sz="0" w:space="0" w:color="auto"/>
            <w:right w:val="none" w:sz="0" w:space="0" w:color="auto"/>
          </w:divBdr>
          <w:divsChild>
            <w:div w:id="14328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04262">
      <w:bodyDiv w:val="1"/>
      <w:marLeft w:val="0"/>
      <w:marRight w:val="0"/>
      <w:marTop w:val="0"/>
      <w:marBottom w:val="0"/>
      <w:divBdr>
        <w:top w:val="none" w:sz="0" w:space="0" w:color="auto"/>
        <w:left w:val="none" w:sz="0" w:space="0" w:color="auto"/>
        <w:bottom w:val="none" w:sz="0" w:space="0" w:color="auto"/>
        <w:right w:val="none" w:sz="0" w:space="0" w:color="auto"/>
      </w:divBdr>
    </w:div>
    <w:div w:id="1649478784">
      <w:bodyDiv w:val="1"/>
      <w:marLeft w:val="0"/>
      <w:marRight w:val="0"/>
      <w:marTop w:val="0"/>
      <w:marBottom w:val="0"/>
      <w:divBdr>
        <w:top w:val="none" w:sz="0" w:space="0" w:color="auto"/>
        <w:left w:val="none" w:sz="0" w:space="0" w:color="auto"/>
        <w:bottom w:val="none" w:sz="0" w:space="0" w:color="auto"/>
        <w:right w:val="none" w:sz="0" w:space="0" w:color="auto"/>
      </w:divBdr>
    </w:div>
    <w:div w:id="1653170512">
      <w:bodyDiv w:val="1"/>
      <w:marLeft w:val="0"/>
      <w:marRight w:val="0"/>
      <w:marTop w:val="0"/>
      <w:marBottom w:val="0"/>
      <w:divBdr>
        <w:top w:val="none" w:sz="0" w:space="0" w:color="auto"/>
        <w:left w:val="none" w:sz="0" w:space="0" w:color="auto"/>
        <w:bottom w:val="none" w:sz="0" w:space="0" w:color="auto"/>
        <w:right w:val="none" w:sz="0" w:space="0" w:color="auto"/>
      </w:divBdr>
      <w:divsChild>
        <w:div w:id="1318192504">
          <w:marLeft w:val="0"/>
          <w:marRight w:val="0"/>
          <w:marTop w:val="120"/>
          <w:marBottom w:val="120"/>
          <w:divBdr>
            <w:top w:val="none" w:sz="0" w:space="0" w:color="auto"/>
            <w:left w:val="none" w:sz="0" w:space="0" w:color="auto"/>
            <w:bottom w:val="none" w:sz="0" w:space="0" w:color="auto"/>
            <w:right w:val="none" w:sz="0" w:space="0" w:color="auto"/>
          </w:divBdr>
          <w:divsChild>
            <w:div w:id="116844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40851">
      <w:bodyDiv w:val="1"/>
      <w:marLeft w:val="0"/>
      <w:marRight w:val="0"/>
      <w:marTop w:val="0"/>
      <w:marBottom w:val="0"/>
      <w:divBdr>
        <w:top w:val="none" w:sz="0" w:space="0" w:color="auto"/>
        <w:left w:val="none" w:sz="0" w:space="0" w:color="auto"/>
        <w:bottom w:val="none" w:sz="0" w:space="0" w:color="auto"/>
        <w:right w:val="none" w:sz="0" w:space="0" w:color="auto"/>
      </w:divBdr>
      <w:divsChild>
        <w:div w:id="649360631">
          <w:marLeft w:val="0"/>
          <w:marRight w:val="0"/>
          <w:marTop w:val="120"/>
          <w:marBottom w:val="120"/>
          <w:divBdr>
            <w:top w:val="none" w:sz="0" w:space="0" w:color="auto"/>
            <w:left w:val="none" w:sz="0" w:space="0" w:color="auto"/>
            <w:bottom w:val="none" w:sz="0" w:space="0" w:color="auto"/>
            <w:right w:val="none" w:sz="0" w:space="0" w:color="auto"/>
          </w:divBdr>
          <w:divsChild>
            <w:div w:id="106595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5804">
      <w:bodyDiv w:val="1"/>
      <w:marLeft w:val="0"/>
      <w:marRight w:val="0"/>
      <w:marTop w:val="0"/>
      <w:marBottom w:val="0"/>
      <w:divBdr>
        <w:top w:val="none" w:sz="0" w:space="0" w:color="auto"/>
        <w:left w:val="none" w:sz="0" w:space="0" w:color="auto"/>
        <w:bottom w:val="none" w:sz="0" w:space="0" w:color="auto"/>
        <w:right w:val="none" w:sz="0" w:space="0" w:color="auto"/>
      </w:divBdr>
      <w:divsChild>
        <w:div w:id="321935729">
          <w:marLeft w:val="0"/>
          <w:marRight w:val="0"/>
          <w:marTop w:val="120"/>
          <w:marBottom w:val="120"/>
          <w:divBdr>
            <w:top w:val="none" w:sz="0" w:space="0" w:color="auto"/>
            <w:left w:val="none" w:sz="0" w:space="0" w:color="auto"/>
            <w:bottom w:val="none" w:sz="0" w:space="0" w:color="auto"/>
            <w:right w:val="none" w:sz="0" w:space="0" w:color="auto"/>
          </w:divBdr>
          <w:divsChild>
            <w:div w:id="3868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3612">
      <w:bodyDiv w:val="1"/>
      <w:marLeft w:val="0"/>
      <w:marRight w:val="0"/>
      <w:marTop w:val="0"/>
      <w:marBottom w:val="0"/>
      <w:divBdr>
        <w:top w:val="none" w:sz="0" w:space="0" w:color="auto"/>
        <w:left w:val="none" w:sz="0" w:space="0" w:color="auto"/>
        <w:bottom w:val="none" w:sz="0" w:space="0" w:color="auto"/>
        <w:right w:val="none" w:sz="0" w:space="0" w:color="auto"/>
      </w:divBdr>
      <w:divsChild>
        <w:div w:id="1720012381">
          <w:marLeft w:val="0"/>
          <w:marRight w:val="0"/>
          <w:marTop w:val="120"/>
          <w:marBottom w:val="120"/>
          <w:divBdr>
            <w:top w:val="none" w:sz="0" w:space="0" w:color="auto"/>
            <w:left w:val="none" w:sz="0" w:space="0" w:color="auto"/>
            <w:bottom w:val="none" w:sz="0" w:space="0" w:color="auto"/>
            <w:right w:val="none" w:sz="0" w:space="0" w:color="auto"/>
          </w:divBdr>
          <w:divsChild>
            <w:div w:id="15845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25173">
      <w:bodyDiv w:val="1"/>
      <w:marLeft w:val="0"/>
      <w:marRight w:val="0"/>
      <w:marTop w:val="0"/>
      <w:marBottom w:val="0"/>
      <w:divBdr>
        <w:top w:val="none" w:sz="0" w:space="0" w:color="auto"/>
        <w:left w:val="none" w:sz="0" w:space="0" w:color="auto"/>
        <w:bottom w:val="none" w:sz="0" w:space="0" w:color="auto"/>
        <w:right w:val="none" w:sz="0" w:space="0" w:color="auto"/>
      </w:divBdr>
      <w:divsChild>
        <w:div w:id="594363433">
          <w:marLeft w:val="0"/>
          <w:marRight w:val="0"/>
          <w:marTop w:val="120"/>
          <w:marBottom w:val="120"/>
          <w:divBdr>
            <w:top w:val="none" w:sz="0" w:space="0" w:color="auto"/>
            <w:left w:val="none" w:sz="0" w:space="0" w:color="auto"/>
            <w:bottom w:val="none" w:sz="0" w:space="0" w:color="auto"/>
            <w:right w:val="none" w:sz="0" w:space="0" w:color="auto"/>
          </w:divBdr>
          <w:divsChild>
            <w:div w:id="20905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70969">
      <w:bodyDiv w:val="1"/>
      <w:marLeft w:val="0"/>
      <w:marRight w:val="0"/>
      <w:marTop w:val="0"/>
      <w:marBottom w:val="0"/>
      <w:divBdr>
        <w:top w:val="none" w:sz="0" w:space="0" w:color="auto"/>
        <w:left w:val="none" w:sz="0" w:space="0" w:color="auto"/>
        <w:bottom w:val="none" w:sz="0" w:space="0" w:color="auto"/>
        <w:right w:val="none" w:sz="0" w:space="0" w:color="auto"/>
      </w:divBdr>
    </w:div>
    <w:div w:id="1813207122">
      <w:bodyDiv w:val="1"/>
      <w:marLeft w:val="0"/>
      <w:marRight w:val="0"/>
      <w:marTop w:val="0"/>
      <w:marBottom w:val="0"/>
      <w:divBdr>
        <w:top w:val="none" w:sz="0" w:space="0" w:color="auto"/>
        <w:left w:val="none" w:sz="0" w:space="0" w:color="auto"/>
        <w:bottom w:val="none" w:sz="0" w:space="0" w:color="auto"/>
        <w:right w:val="none" w:sz="0" w:space="0" w:color="auto"/>
      </w:divBdr>
    </w:div>
    <w:div w:id="1815290917">
      <w:bodyDiv w:val="1"/>
      <w:marLeft w:val="0"/>
      <w:marRight w:val="0"/>
      <w:marTop w:val="0"/>
      <w:marBottom w:val="0"/>
      <w:divBdr>
        <w:top w:val="none" w:sz="0" w:space="0" w:color="auto"/>
        <w:left w:val="none" w:sz="0" w:space="0" w:color="auto"/>
        <w:bottom w:val="none" w:sz="0" w:space="0" w:color="auto"/>
        <w:right w:val="none" w:sz="0" w:space="0" w:color="auto"/>
      </w:divBdr>
    </w:div>
    <w:div w:id="1921020397">
      <w:bodyDiv w:val="1"/>
      <w:marLeft w:val="0"/>
      <w:marRight w:val="0"/>
      <w:marTop w:val="0"/>
      <w:marBottom w:val="0"/>
      <w:divBdr>
        <w:top w:val="none" w:sz="0" w:space="0" w:color="auto"/>
        <w:left w:val="none" w:sz="0" w:space="0" w:color="auto"/>
        <w:bottom w:val="none" w:sz="0" w:space="0" w:color="auto"/>
        <w:right w:val="none" w:sz="0" w:space="0" w:color="auto"/>
      </w:divBdr>
    </w:div>
    <w:div w:id="1937252128">
      <w:bodyDiv w:val="1"/>
      <w:marLeft w:val="0"/>
      <w:marRight w:val="0"/>
      <w:marTop w:val="0"/>
      <w:marBottom w:val="0"/>
      <w:divBdr>
        <w:top w:val="none" w:sz="0" w:space="0" w:color="auto"/>
        <w:left w:val="none" w:sz="0" w:space="0" w:color="auto"/>
        <w:bottom w:val="none" w:sz="0" w:space="0" w:color="auto"/>
        <w:right w:val="none" w:sz="0" w:space="0" w:color="auto"/>
      </w:divBdr>
      <w:divsChild>
        <w:div w:id="262617919">
          <w:marLeft w:val="0"/>
          <w:marRight w:val="0"/>
          <w:marTop w:val="120"/>
          <w:marBottom w:val="120"/>
          <w:divBdr>
            <w:top w:val="none" w:sz="0" w:space="0" w:color="auto"/>
            <w:left w:val="none" w:sz="0" w:space="0" w:color="auto"/>
            <w:bottom w:val="none" w:sz="0" w:space="0" w:color="auto"/>
            <w:right w:val="none" w:sz="0" w:space="0" w:color="auto"/>
          </w:divBdr>
          <w:divsChild>
            <w:div w:id="65503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6172">
      <w:bodyDiv w:val="1"/>
      <w:marLeft w:val="0"/>
      <w:marRight w:val="0"/>
      <w:marTop w:val="0"/>
      <w:marBottom w:val="0"/>
      <w:divBdr>
        <w:top w:val="none" w:sz="0" w:space="0" w:color="auto"/>
        <w:left w:val="none" w:sz="0" w:space="0" w:color="auto"/>
        <w:bottom w:val="none" w:sz="0" w:space="0" w:color="auto"/>
        <w:right w:val="none" w:sz="0" w:space="0" w:color="auto"/>
      </w:divBdr>
    </w:div>
    <w:div w:id="2109306569">
      <w:bodyDiv w:val="1"/>
      <w:marLeft w:val="0"/>
      <w:marRight w:val="0"/>
      <w:marTop w:val="0"/>
      <w:marBottom w:val="0"/>
      <w:divBdr>
        <w:top w:val="none" w:sz="0" w:space="0" w:color="auto"/>
        <w:left w:val="none" w:sz="0" w:space="0" w:color="auto"/>
        <w:bottom w:val="none" w:sz="0" w:space="0" w:color="auto"/>
        <w:right w:val="none" w:sz="0" w:space="0" w:color="auto"/>
      </w:divBdr>
    </w:div>
    <w:div w:id="2132244383">
      <w:bodyDiv w:val="1"/>
      <w:marLeft w:val="0"/>
      <w:marRight w:val="0"/>
      <w:marTop w:val="0"/>
      <w:marBottom w:val="0"/>
      <w:divBdr>
        <w:top w:val="none" w:sz="0" w:space="0" w:color="auto"/>
        <w:left w:val="none" w:sz="0" w:space="0" w:color="auto"/>
        <w:bottom w:val="none" w:sz="0" w:space="0" w:color="auto"/>
        <w:right w:val="none" w:sz="0" w:space="0" w:color="auto"/>
      </w:divBdr>
    </w:div>
    <w:div w:id="213767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omments" Target="comments.xml"/><Relationship Id="rId26" Type="http://schemas.openxmlformats.org/officeDocument/2006/relationships/hyperlink" Target="https://doi.org/10.1155/2016/7426913" TargetMode="External"/><Relationship Id="rId39" Type="http://schemas.microsoft.com/office/2011/relationships/people" Target="people.xml"/><Relationship Id="rId21" Type="http://schemas.microsoft.com/office/2018/08/relationships/commentsExtensible" Target="commentsExtensible.xml"/><Relationship Id="rId34" Type="http://schemas.openxmlformats.org/officeDocument/2006/relationships/hyperlink" Target="https://doi.org/10.1177/0278364911406761"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hyperlink" Target="http://dx.doi.org/10.6092/JOSER_2014_05_01_p3"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16/09/relationships/commentsIds" Target="commentsIds.xml"/><Relationship Id="rId29" Type="http://schemas.openxmlformats.org/officeDocument/2006/relationships/hyperlink" Target="https://doi.org/10.1109/ROBIO.2017.832449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doi.org/10.1016/j.cirp.2018.04.066" TargetMode="External"/><Relationship Id="rId37" Type="http://schemas.openxmlformats.org/officeDocument/2006/relationships/hyperlink" Target="https://doi.org/10.1177/0278364913498292"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doi.org/10.15607/RSS.2020.XVI.100" TargetMode="External"/><Relationship Id="rId36" Type="http://schemas.openxmlformats.org/officeDocument/2006/relationships/hyperlink" Target="https://doi.org/10.1177%2F02783640122067453" TargetMode="External"/><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hyperlink" Target="https://doi.org/10.1016/J.JMSY.2017.04.00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doi.org/10.1109/ICRA.2019.8794192" TargetMode="External"/><Relationship Id="rId30" Type="http://schemas.openxmlformats.org/officeDocument/2006/relationships/hyperlink" Target="https://doi.org/10.1109/IROS.2013.6696368" TargetMode="External"/><Relationship Id="rId35" Type="http://schemas.openxmlformats.org/officeDocument/2006/relationships/hyperlink" Target="https://ompl.kavrakilab.or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D5B8C5-DB2C-4392-8AD7-F108C38EBD7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d35084e8-920c-48a3-a5cb-daa761c0314c" xsi:nil="true"/>
    <lcf76f155ced4ddcb4097134ff3c332f xmlns="7a71743b-4df6-4b22-bbd2-3eec92d6b978">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B33068EFB7F5149866DEC6F38452401" ma:contentTypeVersion="41" ma:contentTypeDescription="Create a new document." ma:contentTypeScope="" ma:versionID="bed576a850b0673060467ccc13f0c951">
  <xsd:schema xmlns:xsd="http://www.w3.org/2001/XMLSchema" xmlns:xs="http://www.w3.org/2001/XMLSchema" xmlns:p="http://schemas.microsoft.com/office/2006/metadata/properties" xmlns:ns2="7a71743b-4df6-4b22-bbd2-3eec92d6b978" xmlns:ns3="d35084e8-920c-48a3-a5cb-daa761c0314c" targetNamespace="http://schemas.microsoft.com/office/2006/metadata/properties" ma:root="true" ma:fieldsID="652ab51be94cb54926d6cafa2de03188" ns2:_="" ns3:_="">
    <xsd:import namespace="7a71743b-4df6-4b22-bbd2-3eec92d6b978"/>
    <xsd:import namespace="d35084e8-920c-48a3-a5cb-daa761c031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3:TaxCatchAll" minOccurs="0"/>
                <xsd:element ref="ns2:lcf76f155ced4ddcb4097134ff3c332f"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1743b-4df6-4b22-bbd2-3eec92d6b9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a0c477a-f09e-4137-8c49-77869fdcca9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5084e8-920c-48a3-a5cb-daa761c0314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438d447f-77f9-4cbf-b07b-9267fe3bcb93}" ma:internalName="TaxCatchAll" ma:showField="CatchAllData" ma:web="d35084e8-920c-48a3-a5cb-daa761c031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A8DC8A-E84C-462B-8E44-A412E22CB61B}">
  <ds:schemaRefs>
    <ds:schemaRef ds:uri="http://schemas.microsoft.com/sharepoint/v3/contenttype/forms"/>
  </ds:schemaRefs>
</ds:datastoreItem>
</file>

<file path=customXml/itemProps2.xml><?xml version="1.0" encoding="utf-8"?>
<ds:datastoreItem xmlns:ds="http://schemas.openxmlformats.org/officeDocument/2006/customXml" ds:itemID="{DF6CE248-4C07-431F-A59D-356013FCA2D9}">
  <ds:schemaRefs>
    <ds:schemaRef ds:uri="http://schemas.openxmlformats.org/officeDocument/2006/bibliography"/>
  </ds:schemaRefs>
</ds:datastoreItem>
</file>

<file path=customXml/itemProps3.xml><?xml version="1.0" encoding="utf-8"?>
<ds:datastoreItem xmlns:ds="http://schemas.openxmlformats.org/officeDocument/2006/customXml" ds:itemID="{94E38EBF-1559-4D45-B011-147DB6365D4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16235F-1EF1-4735-8725-895E31C940CE}"/>
</file>

<file path=docProps/app.xml><?xml version="1.0" encoding="utf-8"?>
<Properties xmlns="http://schemas.openxmlformats.org/officeDocument/2006/extended-properties" xmlns:vt="http://schemas.openxmlformats.org/officeDocument/2006/docPropsVTypes">
  <Template>Normal.dotm</Template>
  <TotalTime>273</TotalTime>
  <Pages>10</Pages>
  <Words>7741</Words>
  <Characters>44127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51765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Jared Flowers</dc:creator>
  <cp:keywords/>
  <dc:description/>
  <cp:lastModifiedBy>Flowers,Jared</cp:lastModifiedBy>
  <cp:revision>148</cp:revision>
  <cp:lastPrinted>2021-03-21T01:27:00Z</cp:lastPrinted>
  <dcterms:created xsi:type="dcterms:W3CDTF">2021-03-16T15:41:00Z</dcterms:created>
  <dcterms:modified xsi:type="dcterms:W3CDTF">2021-03-21T01:27:00Z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0x010100AB33068EFB7F5149866DEC6F38452401</vt:lpwstr>
  </property>
</Properties>
</file>